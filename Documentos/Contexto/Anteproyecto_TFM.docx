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Garamond" w:eastAsiaTheme="majorEastAsia" w:hAnsi="Garamond" w:cstheme="majorBidi"/>
          <w:b/>
          <w:color w:val="000000" w:themeColor="text1"/>
          <w:sz w:val="40"/>
          <w:szCs w:val="40"/>
        </w:rPr>
        <w:id w:val="-1027869474"/>
        <w:docPartObj>
          <w:docPartGallery w:val="Cover Pages"/>
          <w:docPartUnique/>
        </w:docPartObj>
      </w:sdtPr>
      <w:sdtEndPr/>
      <w:sdtContent>
        <w:p w14:paraId="6D566F06" w14:textId="5B5D14E1" w:rsidR="00625D2A" w:rsidRPr="00625D2A" w:rsidRDefault="009567D6" w:rsidP="00625D2A">
          <w:pPr>
            <w:jc w:val="center"/>
            <w:rPr>
              <w:rFonts w:asciiTheme="minorHAnsi" w:hAnsiTheme="minorHAnsi"/>
            </w:rPr>
          </w:pPr>
          <w:r>
            <w:rPr>
              <w:noProof/>
              <w:lang w:val="en-CA" w:eastAsia="en-CA"/>
            </w:rPr>
            <mc:AlternateContent>
              <mc:Choice Requires="wpg">
                <w:drawing>
                  <wp:anchor distT="0" distB="0" distL="114300" distR="114300" simplePos="0" relativeHeight="251681792" behindDoc="0" locked="0" layoutInCell="1" allowOverlap="1" wp14:anchorId="26F25039" wp14:editId="4850C2AD">
                    <wp:simplePos x="0" y="0"/>
                    <wp:positionH relativeFrom="page">
                      <wp:posOffset>318770</wp:posOffset>
                    </wp:positionH>
                    <wp:positionV relativeFrom="margin">
                      <wp:align>center</wp:align>
                    </wp:positionV>
                    <wp:extent cx="171450" cy="9679305"/>
                    <wp:effectExtent l="19050" t="19050" r="28575" b="15240"/>
                    <wp:wrapNone/>
                    <wp:docPr id="225023758" name="Grupo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 cy="9679305"/>
                              <a:chOff x="0" y="0"/>
                              <a:chExt cx="228600" cy="9144000"/>
                            </a:xfrm>
                          </wpg:grpSpPr>
                          <wps:wsp>
                            <wps:cNvPr id="150458420" name="Rectángulo 115"/>
                            <wps:cNvSpPr>
                              <a:spLocks noChangeArrowheads="1"/>
                            </wps:cNvSpPr>
                            <wps:spPr bwMode="auto">
                              <a:xfrm>
                                <a:off x="0" y="0"/>
                                <a:ext cx="228600" cy="8782050"/>
                              </a:xfrm>
                              <a:prstGeom prst="rect">
                                <a:avLst/>
                              </a:prstGeom>
                              <a:solidFill>
                                <a:schemeClr val="accent1">
                                  <a:lumMod val="100000"/>
                                  <a:lumOff val="0"/>
                                </a:schemeClr>
                              </a:solidFill>
                              <a:ln w="38100" cap="flat" cmpd="sng" algn="ctr">
                                <a:solidFill>
                                  <a:schemeClr val="lt1">
                                    <a:lumMod val="95000"/>
                                    <a:lumOff val="0"/>
                                  </a:schemeClr>
                                </a:solidFill>
                                <a:prstDash val="solid"/>
                                <a:miter lim="800000"/>
                                <a:headEnd/>
                                <a:tailEnd/>
                              </a:ln>
                              <a:effectLst/>
                              <a:extLs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rot="0" vert="horz" wrap="square" lIns="91440" tIns="45720" rIns="91440" bIns="45720" anchor="ctr" anchorCtr="0" upright="1">
                              <a:noAutofit/>
                            </wps:bodyPr>
                          </wps:wsp>
                          <wps:wsp>
                            <wps:cNvPr id="1563492036" name="Rectángulo 116"/>
                            <wps:cNvSpPr>
                              <a:spLocks noChangeAspect="1" noChangeArrowheads="1"/>
                            </wps:cNvSpPr>
                            <wps:spPr bwMode="auto">
                              <a:xfrm>
                                <a:off x="0" y="8915400"/>
                                <a:ext cx="228600" cy="228600"/>
                              </a:xfrm>
                              <a:prstGeom prst="rect">
                                <a:avLst/>
                              </a:prstGeom>
                              <a:solidFill>
                                <a:schemeClr val="accent1">
                                  <a:lumMod val="100000"/>
                                  <a:lumOff val="0"/>
                                </a:schemeClr>
                              </a:solidFill>
                              <a:ln w="38100" cap="flat" cmpd="sng" algn="ctr">
                                <a:solidFill>
                                  <a:schemeClr val="lt1">
                                    <a:lumMod val="95000"/>
                                    <a:lumOff val="0"/>
                                  </a:schemeClr>
                                </a:solidFill>
                                <a:prstDash val="solid"/>
                                <a:miter lim="800000"/>
                                <a:headEnd/>
                                <a:tailEnd/>
                              </a:ln>
                              <a:effectLst/>
                              <a:extLs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90900</wp14:pctHeight>
                    </wp14:sizeRelV>
                  </wp:anchor>
                </w:drawing>
              </mc:Choice>
              <mc:Fallback>
                <w:pict>
                  <v:group w14:anchorId="35D581BE" id="Grupo 115" o:spid="_x0000_s1026" style="position:absolute;margin-left:25.1pt;margin-top:0;width:13.5pt;height:762.15pt;z-index:251681792;mso-width-percent:29;mso-height-percent:909;mso-position-horizontal-relative:page;mso-position-vertical:center;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" fillcolor="#156082 [3204]" strokecolor="#f2f2f2 [3041]" strokeweight="3pt">
                      <v:shadow color="#0a2f40 [1604]" opacity=".5" offset="1pt"/>
                    </v:rec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" fillcolor="#156082 [3204]" strokecolor="#f2f2f2 [3041]" strokeweight="3pt">
                      <v:shadow color="#0a2f40 [1604]" opacity=".5" offset="1pt"/>
                      <o:lock v:ext="edit" aspectratio="t"/>
                    </v:rect>
                    <w10:wrap anchorx="page" anchory="margin"/>
                  </v:group>
                </w:pict>
              </mc:Fallback>
            </mc:AlternateContent>
          </w:r>
          <w:r w:rsidR="007D0203" w:rsidRPr="0001169D">
            <w:rPr>
              <w:noProof/>
              <w:lang w:val="en-CA" w:eastAsia="en-CA"/>
            </w:rPr>
            <w:drawing>
              <wp:inline distT="0" distB="0" distL="0" distR="0" wp14:anchorId="4BBBE20F" wp14:editId="33012EA3">
                <wp:extent cx="1238250" cy="1200150"/>
                <wp:effectExtent l="0" t="0" r="0" b="0"/>
                <wp:docPr id="55882513"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2513" name="Imagen 1" descr="Icon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1238250" cy="1200150"/>
                        </a:xfrm>
                        <a:prstGeom prst="rect">
                          <a:avLst/>
                        </a:prstGeom>
                      </pic:spPr>
                    </pic:pic>
                  </a:graphicData>
                </a:graphic>
              </wp:inline>
            </w:drawing>
          </w:r>
        </w:p>
        <w:p w14:paraId="27EE1E8F" w14:textId="77777777" w:rsidR="00625D2A" w:rsidRPr="00625D2A" w:rsidRDefault="00625D2A" w:rsidP="00625D2A">
          <w:pPr>
            <w:jc w:val="center"/>
            <w:rPr>
              <w:rFonts w:ascii="Garamond" w:hAnsi="Garamond" w:cs="Times New Roman"/>
              <w:sz w:val="28"/>
              <w:szCs w:val="28"/>
            </w:rPr>
          </w:pPr>
          <w:r w:rsidRPr="00625D2A">
            <w:rPr>
              <w:rFonts w:ascii="Garamond" w:hAnsi="Garamond" w:cs="Times New Roman"/>
              <w:sz w:val="28"/>
              <w:szCs w:val="28"/>
            </w:rPr>
            <w:t>Universidad de Alcalá de Henares</w:t>
          </w:r>
        </w:p>
        <w:p w14:paraId="5E86B7CE" w14:textId="49005F50" w:rsidR="00625D2A" w:rsidRPr="00625D2A" w:rsidRDefault="00625D2A" w:rsidP="00625D2A">
          <w:pPr>
            <w:jc w:val="center"/>
            <w:rPr>
              <w:rFonts w:ascii="Garamond" w:hAnsi="Garamond" w:cs="Times New Roman"/>
              <w:sz w:val="28"/>
              <w:szCs w:val="28"/>
            </w:rPr>
          </w:pPr>
          <w:r w:rsidRPr="00625D2A">
            <w:rPr>
              <w:rFonts w:ascii="Garamond" w:hAnsi="Garamond" w:cs="Times New Roman"/>
              <w:sz w:val="28"/>
              <w:szCs w:val="28"/>
            </w:rPr>
            <w:t>Máster Universitario en Ingeniería Electrónica</w:t>
          </w:r>
        </w:p>
        <w:p w14:paraId="3ED4D39A" w14:textId="767AEB80" w:rsidR="007D0203" w:rsidRPr="007D0203" w:rsidRDefault="007D0203" w:rsidP="00625D2A">
          <w:pPr>
            <w:jc w:val="left"/>
            <w:rPr>
              <w:rFonts w:ascii="Garamond" w:hAnsi="Garamond" w:cs="Times New Roman"/>
            </w:rPr>
          </w:pPr>
        </w:p>
        <w:p w14:paraId="00F4A5CF" w14:textId="1CF600B1" w:rsidR="007D0203" w:rsidRDefault="00625D2A" w:rsidP="00625D2A">
          <w:pPr>
            <w:jc w:val="center"/>
            <w:rPr>
              <w:rFonts w:ascii="Garamond" w:hAnsi="Garamond" w:cs="Times New Roman"/>
              <w:sz w:val="44"/>
              <w:szCs w:val="44"/>
            </w:rPr>
          </w:pPr>
          <w:r w:rsidRPr="00625D2A">
            <w:rPr>
              <w:rFonts w:ascii="Garamond" w:hAnsi="Garamond" w:cs="Times New Roman"/>
              <w:sz w:val="44"/>
              <w:szCs w:val="44"/>
            </w:rPr>
            <w:t xml:space="preserve">ADQUISICIÓN Y PROCESADO DE MEDIDAS BASADAS EN SISTEMAS DE SENSADO ACÚSTICO DISTRIBUIDO CON PULSOS </w:t>
          </w:r>
          <w:r w:rsidR="00D138BA">
            <w:rPr>
              <w:rFonts w:ascii="Garamond" w:hAnsi="Garamond" w:cs="Times New Roman"/>
              <w:sz w:val="44"/>
              <w:szCs w:val="44"/>
            </w:rPr>
            <w:t xml:space="preserve">CON </w:t>
          </w:r>
          <w:r w:rsidRPr="00625D2A">
            <w:rPr>
              <w:rFonts w:ascii="Garamond" w:hAnsi="Garamond" w:cs="Times New Roman"/>
              <w:sz w:val="44"/>
              <w:szCs w:val="44"/>
            </w:rPr>
            <w:t>CHIRP (CP-DAS) MEDIANTE UNA ARQUITECTURA RF-SOC</w:t>
          </w:r>
        </w:p>
        <w:p w14:paraId="43339CD2" w14:textId="09190C78" w:rsidR="00625D2A" w:rsidRDefault="00625D2A" w:rsidP="007D0203">
          <w:pPr>
            <w:jc w:val="center"/>
            <w:rPr>
              <w:rFonts w:ascii="Garamond" w:hAnsi="Garamond"/>
              <w:sz w:val="28"/>
              <w:szCs w:val="28"/>
            </w:rPr>
          </w:pPr>
        </w:p>
        <w:p w14:paraId="6795BDF8" w14:textId="6A727C37" w:rsidR="00625D2A" w:rsidRDefault="0045015E" w:rsidP="007D0203">
          <w:pPr>
            <w:jc w:val="center"/>
            <w:rPr>
              <w:rFonts w:ascii="Garamond" w:hAnsi="Garamond"/>
              <w:sz w:val="28"/>
              <w:szCs w:val="28"/>
            </w:rPr>
          </w:pPr>
          <w:r w:rsidRPr="00625D2A">
            <w:rPr>
              <w:rFonts w:ascii="Garamond" w:hAnsi="Garamond"/>
              <w:sz w:val="28"/>
              <w:szCs w:val="28"/>
            </w:rPr>
            <w:t>ANTEPROYECTO DE TRABAJO FIN DE MÁSTER</w:t>
          </w:r>
        </w:p>
        <w:p w14:paraId="4D078AA0" w14:textId="77777777" w:rsidR="00625D2A" w:rsidRDefault="00625D2A" w:rsidP="007D0203">
          <w:pPr>
            <w:jc w:val="center"/>
            <w:rPr>
              <w:rFonts w:ascii="Garamond" w:hAnsi="Garamond"/>
              <w:sz w:val="28"/>
              <w:szCs w:val="28"/>
            </w:rPr>
          </w:pPr>
        </w:p>
        <w:p w14:paraId="5330A2AF" w14:textId="6344BA78" w:rsidR="00625D2A" w:rsidRDefault="00625D2A" w:rsidP="007D0203">
          <w:pPr>
            <w:jc w:val="center"/>
            <w:rPr>
              <w:rFonts w:ascii="Garamond" w:hAnsi="Garamond"/>
              <w:sz w:val="28"/>
              <w:szCs w:val="28"/>
            </w:rPr>
          </w:pPr>
          <w:r w:rsidRPr="007D0203">
            <w:rPr>
              <w:noProof/>
              <w:sz w:val="28"/>
              <w:szCs w:val="28"/>
              <w:lang w:val="en-CA" w:eastAsia="en-CA"/>
            </w:rPr>
            <mc:AlternateContent>
              <mc:Choice Requires="wps">
                <w:drawing>
                  <wp:anchor distT="0" distB="0" distL="114300" distR="114300" simplePos="0" relativeHeight="251687936" behindDoc="0" locked="0" layoutInCell="1" allowOverlap="1" wp14:anchorId="520B7D15" wp14:editId="2EB42977">
                    <wp:simplePos x="0" y="0"/>
                    <wp:positionH relativeFrom="margin">
                      <wp:align>right</wp:align>
                    </wp:positionH>
                    <wp:positionV relativeFrom="paragraph">
                      <wp:posOffset>17780</wp:posOffset>
                    </wp:positionV>
                    <wp:extent cx="5381625" cy="28575"/>
                    <wp:effectExtent l="0" t="0" r="28575" b="28575"/>
                    <wp:wrapNone/>
                    <wp:docPr id="501334867" name="Conector recto 12"/>
                    <wp:cNvGraphicFramePr/>
                    <a:graphic xmlns:a="http://schemas.openxmlformats.org/drawingml/2006/main">
                      <a:graphicData uri="http://schemas.microsoft.com/office/word/2010/wordprocessingShape">
                        <wps:wsp>
                          <wps:cNvCnPr/>
                          <wps:spPr>
                            <a:xfrm flipV="1">
                              <a:off x="0" y="0"/>
                              <a:ext cx="53816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BBEBB3" id="Conector recto 12" o:spid="_x0000_s1026" style="position:absolute;flip:y;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2.55pt,1.4pt" to="796.3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" strokecolor="black [3200]" strokeweight=".5pt">
                    <v:stroke joinstyle="miter"/>
                    <w10:wrap anchorx="margin"/>
                  </v:line>
                </w:pict>
              </mc:Fallback>
            </mc:AlternateContent>
          </w:r>
        </w:p>
        <w:p w14:paraId="1C27EDC5" w14:textId="4D21300E" w:rsidR="00625D2A" w:rsidRPr="00625D2A" w:rsidRDefault="00625D2A" w:rsidP="00625D2A">
          <w:pPr>
            <w:jc w:val="center"/>
            <w:rPr>
              <w:rFonts w:ascii="Garamond" w:hAnsi="Garamond"/>
            </w:rPr>
          </w:pPr>
          <w:r w:rsidRPr="00625D2A">
            <w:rPr>
              <w:rFonts w:ascii="Garamond" w:hAnsi="Garamond"/>
              <w:b/>
              <w:bCs/>
            </w:rPr>
            <w:t>Autor:</w:t>
          </w:r>
          <w:r w:rsidRPr="00625D2A">
            <w:rPr>
              <w:rFonts w:ascii="Garamond" w:hAnsi="Garamond"/>
            </w:rPr>
            <w:t xml:space="preserve"> Alejandro López del Peso</w:t>
          </w:r>
        </w:p>
        <w:p w14:paraId="42D96AC5" w14:textId="6F8B2DC8" w:rsidR="00625D2A" w:rsidRPr="00625D2A" w:rsidRDefault="00625D2A" w:rsidP="00625D2A">
          <w:pPr>
            <w:jc w:val="center"/>
            <w:rPr>
              <w:rFonts w:ascii="Garamond" w:hAnsi="Garamond"/>
            </w:rPr>
          </w:pPr>
          <w:r w:rsidRPr="00625D2A">
            <w:rPr>
              <w:rFonts w:ascii="Garamond" w:hAnsi="Garamond"/>
              <w:b/>
              <w:bCs/>
            </w:rPr>
            <w:t>Tutor</w:t>
          </w:r>
          <w:r>
            <w:rPr>
              <w:rFonts w:ascii="Garamond" w:hAnsi="Garamond"/>
              <w:b/>
              <w:bCs/>
            </w:rPr>
            <w:t>es</w:t>
          </w:r>
          <w:r w:rsidRPr="00625D2A">
            <w:rPr>
              <w:rFonts w:ascii="Garamond" w:hAnsi="Garamond"/>
              <w:b/>
              <w:bCs/>
            </w:rPr>
            <w:t>:</w:t>
          </w:r>
          <w:r w:rsidRPr="00625D2A">
            <w:rPr>
              <w:rFonts w:ascii="Garamond" w:hAnsi="Garamond"/>
            </w:rPr>
            <w:t xml:space="preserve"> María del Rosario Fernández Ruiz</w:t>
          </w:r>
        </w:p>
        <w:p w14:paraId="5AC49A5F" w14:textId="0793A426" w:rsidR="00625D2A" w:rsidRPr="00625D2A" w:rsidRDefault="00625D2A" w:rsidP="00625D2A">
          <w:pPr>
            <w:jc w:val="center"/>
            <w:rPr>
              <w:rFonts w:ascii="Garamond" w:hAnsi="Garamond"/>
            </w:rPr>
          </w:pPr>
          <w:r w:rsidRPr="00625D2A">
            <w:rPr>
              <w:rFonts w:ascii="Garamond" w:hAnsi="Garamond"/>
            </w:rPr>
            <w:t>Álvaro Hernández Alonso</w:t>
          </w:r>
        </w:p>
        <w:p w14:paraId="51436C51" w14:textId="52BFABC4" w:rsidR="00625D2A" w:rsidRDefault="00625D2A" w:rsidP="007D0203">
          <w:pPr>
            <w:jc w:val="center"/>
            <w:rPr>
              <w:rFonts w:ascii="Garamond" w:hAnsi="Garamond"/>
              <w:sz w:val="28"/>
              <w:szCs w:val="28"/>
            </w:rPr>
          </w:pPr>
          <w:r w:rsidRPr="007D0203">
            <w:rPr>
              <w:noProof/>
              <w:sz w:val="28"/>
              <w:szCs w:val="28"/>
              <w:lang w:val="en-CA" w:eastAsia="en-CA"/>
            </w:rPr>
            <mc:AlternateContent>
              <mc:Choice Requires="wps">
                <w:drawing>
                  <wp:anchor distT="0" distB="0" distL="114300" distR="114300" simplePos="0" relativeHeight="251685888" behindDoc="0" locked="0" layoutInCell="1" allowOverlap="1" wp14:anchorId="0B7D48C3" wp14:editId="7D901F50">
                    <wp:simplePos x="0" y="0"/>
                    <wp:positionH relativeFrom="margin">
                      <wp:posOffset>-635</wp:posOffset>
                    </wp:positionH>
                    <wp:positionV relativeFrom="paragraph">
                      <wp:posOffset>137160</wp:posOffset>
                    </wp:positionV>
                    <wp:extent cx="5381625" cy="28575"/>
                    <wp:effectExtent l="0" t="0" r="28575" b="28575"/>
                    <wp:wrapNone/>
                    <wp:docPr id="2115440272" name="Conector recto 12"/>
                    <wp:cNvGraphicFramePr/>
                    <a:graphic xmlns:a="http://schemas.openxmlformats.org/drawingml/2006/main">
                      <a:graphicData uri="http://schemas.microsoft.com/office/word/2010/wordprocessingShape">
                        <wps:wsp>
                          <wps:cNvCnPr/>
                          <wps:spPr>
                            <a:xfrm flipV="1">
                              <a:off x="0" y="0"/>
                              <a:ext cx="53816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2B1D84" id="Conector recto 12" o:spid="_x0000_s1026" style="position:absolute;flip:y;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0.8pt" to="423.7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" strokecolor="black [3200]" strokeweight=".5pt">
                    <v:stroke joinstyle="miter"/>
                    <w10:wrap anchorx="margin"/>
                  </v:line>
                </w:pict>
              </mc:Fallback>
            </mc:AlternateContent>
          </w:r>
        </w:p>
        <w:p w14:paraId="03BDB789" w14:textId="75756EDA" w:rsidR="00987542" w:rsidRDefault="00C67357" w:rsidP="00987542">
          <w:pPr>
            <w:pStyle w:val="Ttulo1"/>
          </w:pPr>
          <w:r>
            <w:br w:type="page"/>
          </w:r>
        </w:p>
      </w:sdtContent>
    </w:sdt>
    <w:p w14:paraId="141205FA" w14:textId="3E13E043" w:rsidR="005217E0" w:rsidRDefault="005217E0">
      <w:pPr>
        <w:spacing w:line="278" w:lineRule="auto"/>
        <w:jc w:val="left"/>
        <w:rPr>
          <w:rFonts w:ascii="Garamond" w:eastAsiaTheme="majorEastAsia" w:hAnsi="Garamond" w:cstheme="majorBidi"/>
          <w:b/>
          <w:color w:val="000000" w:themeColor="text1"/>
          <w:sz w:val="40"/>
          <w:szCs w:val="40"/>
        </w:rPr>
      </w:pPr>
    </w:p>
    <w:p w14:paraId="67E5E414" w14:textId="1A7EC417" w:rsidR="005217E0" w:rsidRDefault="005217E0">
      <w:pPr>
        <w:spacing w:line="278" w:lineRule="auto"/>
        <w:jc w:val="left"/>
        <w:rPr>
          <w:rFonts w:ascii="Garamond" w:eastAsiaTheme="majorEastAsia" w:hAnsi="Garamond" w:cstheme="majorBidi"/>
          <w:b/>
          <w:color w:val="000000" w:themeColor="text1"/>
          <w:sz w:val="40"/>
          <w:szCs w:val="40"/>
        </w:rPr>
      </w:pPr>
    </w:p>
    <w:sdt>
      <w:sdtPr>
        <w:rPr>
          <w:rFonts w:ascii="Calibri" w:eastAsiaTheme="minorHAnsi" w:hAnsi="Calibri" w:cstheme="minorBidi"/>
          <w:color w:val="auto"/>
          <w:kern w:val="2"/>
          <w:sz w:val="24"/>
          <w:szCs w:val="24"/>
          <w:lang w:eastAsia="en-US"/>
          <w14:ligatures w14:val="standardContextual"/>
        </w:rPr>
        <w:id w:val="1047270138"/>
        <w:docPartObj>
          <w:docPartGallery w:val="Table of Contents"/>
          <w:docPartUnique/>
        </w:docPartObj>
      </w:sdtPr>
      <w:sdtEndPr>
        <w:rPr>
          <w:b/>
          <w:bCs/>
        </w:rPr>
      </w:sdtEndPr>
      <w:sdtContent>
        <w:p w14:paraId="796BB0C6" w14:textId="33B74B56" w:rsidR="005217E0" w:rsidRPr="005217E0" w:rsidRDefault="005217E0" w:rsidP="005217E0">
          <w:pPr>
            <w:pStyle w:val="TtuloTDC"/>
            <w:jc w:val="center"/>
            <w:rPr>
              <w:rFonts w:ascii="Garamond" w:hAnsi="Garamond"/>
              <w:color w:val="auto"/>
            </w:rPr>
          </w:pPr>
          <w:r w:rsidRPr="005217E0">
            <w:rPr>
              <w:rFonts w:ascii="Garamond" w:hAnsi="Garamond"/>
              <w:color w:val="auto"/>
            </w:rPr>
            <w:t>Tabla de contenido</w:t>
          </w:r>
        </w:p>
        <w:p w14:paraId="7155ACA7" w14:textId="4D521DE6" w:rsidR="005217E0" w:rsidRDefault="005217E0">
          <w:pPr>
            <w:pStyle w:val="TDC1"/>
            <w:tabs>
              <w:tab w:val="left" w:pos="480"/>
              <w:tab w:val="right" w:leader="dot" w:pos="8494"/>
            </w:tabs>
            <w:rPr>
              <w:noProof/>
            </w:rPr>
          </w:pPr>
          <w:r>
            <w:fldChar w:fldCharType="begin"/>
          </w:r>
          <w:r>
            <w:instrText xml:space="preserve"> TOC \o "1-3" \h \z \u </w:instrText>
          </w:r>
          <w:r>
            <w:fldChar w:fldCharType="separate"/>
          </w:r>
          <w:hyperlink w:anchor="_Toc184749381" w:history="1">
            <w:r w:rsidRPr="0040522E">
              <w:rPr>
                <w:rStyle w:val="Hipervnculo"/>
                <w:noProof/>
              </w:rPr>
              <w:t>1.</w:t>
            </w:r>
            <w:r>
              <w:rPr>
                <w:noProof/>
              </w:rPr>
              <w:tab/>
            </w:r>
            <w:r w:rsidRPr="0040522E">
              <w:rPr>
                <w:rStyle w:val="Hipervnculo"/>
                <w:noProof/>
              </w:rPr>
              <w:t>Introducción</w:t>
            </w:r>
            <w:r>
              <w:rPr>
                <w:noProof/>
                <w:webHidden/>
              </w:rPr>
              <w:tab/>
            </w:r>
            <w:r>
              <w:rPr>
                <w:noProof/>
                <w:webHidden/>
              </w:rPr>
              <w:fldChar w:fldCharType="begin"/>
            </w:r>
            <w:r>
              <w:rPr>
                <w:noProof/>
                <w:webHidden/>
              </w:rPr>
              <w:instrText xml:space="preserve"> PAGEREF _Toc184749381 \h </w:instrText>
            </w:r>
            <w:r>
              <w:rPr>
                <w:noProof/>
                <w:webHidden/>
              </w:rPr>
            </w:r>
            <w:r>
              <w:rPr>
                <w:noProof/>
                <w:webHidden/>
              </w:rPr>
              <w:fldChar w:fldCharType="separate"/>
            </w:r>
            <w:r>
              <w:rPr>
                <w:noProof/>
                <w:webHidden/>
              </w:rPr>
              <w:t>4</w:t>
            </w:r>
            <w:r>
              <w:rPr>
                <w:noProof/>
                <w:webHidden/>
              </w:rPr>
              <w:fldChar w:fldCharType="end"/>
            </w:r>
          </w:hyperlink>
        </w:p>
        <w:p w14:paraId="7ECD6CEA" w14:textId="17A52076" w:rsidR="005217E0" w:rsidRDefault="005217E0">
          <w:pPr>
            <w:pStyle w:val="TDC1"/>
            <w:tabs>
              <w:tab w:val="left" w:pos="480"/>
              <w:tab w:val="right" w:leader="dot" w:pos="8494"/>
            </w:tabs>
            <w:rPr>
              <w:noProof/>
            </w:rPr>
          </w:pPr>
          <w:hyperlink w:anchor="_Toc184749382" w:history="1">
            <w:r w:rsidRPr="0040522E">
              <w:rPr>
                <w:rStyle w:val="Hipervnculo"/>
                <w:noProof/>
              </w:rPr>
              <w:t>2.</w:t>
            </w:r>
            <w:r>
              <w:rPr>
                <w:noProof/>
              </w:rPr>
              <w:tab/>
            </w:r>
            <w:r w:rsidRPr="0040522E">
              <w:rPr>
                <w:rStyle w:val="Hipervnculo"/>
                <w:noProof/>
              </w:rPr>
              <w:t>Objetivos</w:t>
            </w:r>
            <w:r>
              <w:rPr>
                <w:noProof/>
                <w:webHidden/>
              </w:rPr>
              <w:tab/>
            </w:r>
            <w:r>
              <w:rPr>
                <w:noProof/>
                <w:webHidden/>
              </w:rPr>
              <w:fldChar w:fldCharType="begin"/>
            </w:r>
            <w:r>
              <w:rPr>
                <w:noProof/>
                <w:webHidden/>
              </w:rPr>
              <w:instrText xml:space="preserve"> PAGEREF _Toc184749382 \h </w:instrText>
            </w:r>
            <w:r>
              <w:rPr>
                <w:noProof/>
                <w:webHidden/>
              </w:rPr>
            </w:r>
            <w:r>
              <w:rPr>
                <w:noProof/>
                <w:webHidden/>
              </w:rPr>
              <w:fldChar w:fldCharType="separate"/>
            </w:r>
            <w:r>
              <w:rPr>
                <w:noProof/>
                <w:webHidden/>
              </w:rPr>
              <w:t>5</w:t>
            </w:r>
            <w:r>
              <w:rPr>
                <w:noProof/>
                <w:webHidden/>
              </w:rPr>
              <w:fldChar w:fldCharType="end"/>
            </w:r>
          </w:hyperlink>
        </w:p>
        <w:p w14:paraId="29D83CBA" w14:textId="3A97573B" w:rsidR="005217E0" w:rsidRDefault="005217E0">
          <w:pPr>
            <w:pStyle w:val="TDC1"/>
            <w:tabs>
              <w:tab w:val="left" w:pos="480"/>
              <w:tab w:val="right" w:leader="dot" w:pos="8494"/>
            </w:tabs>
            <w:rPr>
              <w:noProof/>
            </w:rPr>
          </w:pPr>
          <w:hyperlink w:anchor="_Toc184749383" w:history="1">
            <w:r w:rsidRPr="0040522E">
              <w:rPr>
                <w:rStyle w:val="Hipervnculo"/>
                <w:noProof/>
              </w:rPr>
              <w:t>3.</w:t>
            </w:r>
            <w:r>
              <w:rPr>
                <w:noProof/>
              </w:rPr>
              <w:tab/>
            </w:r>
            <w:r w:rsidRPr="0040522E">
              <w:rPr>
                <w:rStyle w:val="Hipervnculo"/>
                <w:noProof/>
              </w:rPr>
              <w:t>Campo de aplicación</w:t>
            </w:r>
            <w:r>
              <w:rPr>
                <w:noProof/>
                <w:webHidden/>
              </w:rPr>
              <w:tab/>
            </w:r>
            <w:r>
              <w:rPr>
                <w:noProof/>
                <w:webHidden/>
              </w:rPr>
              <w:fldChar w:fldCharType="begin"/>
            </w:r>
            <w:r>
              <w:rPr>
                <w:noProof/>
                <w:webHidden/>
              </w:rPr>
              <w:instrText xml:space="preserve"> PAGEREF _Toc184749383 \h </w:instrText>
            </w:r>
            <w:r>
              <w:rPr>
                <w:noProof/>
                <w:webHidden/>
              </w:rPr>
            </w:r>
            <w:r>
              <w:rPr>
                <w:noProof/>
                <w:webHidden/>
              </w:rPr>
              <w:fldChar w:fldCharType="separate"/>
            </w:r>
            <w:r>
              <w:rPr>
                <w:noProof/>
                <w:webHidden/>
              </w:rPr>
              <w:t>5</w:t>
            </w:r>
            <w:r>
              <w:rPr>
                <w:noProof/>
                <w:webHidden/>
              </w:rPr>
              <w:fldChar w:fldCharType="end"/>
            </w:r>
          </w:hyperlink>
        </w:p>
        <w:p w14:paraId="679E7ED0" w14:textId="17DD910A" w:rsidR="005217E0" w:rsidRDefault="005217E0">
          <w:pPr>
            <w:pStyle w:val="TDC1"/>
            <w:tabs>
              <w:tab w:val="left" w:pos="480"/>
              <w:tab w:val="right" w:leader="dot" w:pos="8494"/>
            </w:tabs>
            <w:rPr>
              <w:noProof/>
            </w:rPr>
          </w:pPr>
          <w:hyperlink w:anchor="_Toc184749384" w:history="1">
            <w:r w:rsidRPr="0040522E">
              <w:rPr>
                <w:rStyle w:val="Hipervnculo"/>
                <w:noProof/>
              </w:rPr>
              <w:t>4.</w:t>
            </w:r>
            <w:r>
              <w:rPr>
                <w:noProof/>
              </w:rPr>
              <w:tab/>
            </w:r>
            <w:r w:rsidRPr="0040522E">
              <w:rPr>
                <w:rStyle w:val="Hipervnculo"/>
                <w:noProof/>
              </w:rPr>
              <w:t>Metodología y plan de trabajo</w:t>
            </w:r>
            <w:r>
              <w:rPr>
                <w:noProof/>
                <w:webHidden/>
              </w:rPr>
              <w:tab/>
            </w:r>
            <w:r>
              <w:rPr>
                <w:noProof/>
                <w:webHidden/>
              </w:rPr>
              <w:fldChar w:fldCharType="begin"/>
            </w:r>
            <w:r>
              <w:rPr>
                <w:noProof/>
                <w:webHidden/>
              </w:rPr>
              <w:instrText xml:space="preserve"> PAGEREF _Toc184749384 \h </w:instrText>
            </w:r>
            <w:r>
              <w:rPr>
                <w:noProof/>
                <w:webHidden/>
              </w:rPr>
            </w:r>
            <w:r>
              <w:rPr>
                <w:noProof/>
                <w:webHidden/>
              </w:rPr>
              <w:fldChar w:fldCharType="separate"/>
            </w:r>
            <w:r>
              <w:rPr>
                <w:noProof/>
                <w:webHidden/>
              </w:rPr>
              <w:t>6</w:t>
            </w:r>
            <w:r>
              <w:rPr>
                <w:noProof/>
                <w:webHidden/>
              </w:rPr>
              <w:fldChar w:fldCharType="end"/>
            </w:r>
          </w:hyperlink>
        </w:p>
        <w:p w14:paraId="4673EA32" w14:textId="684719D6" w:rsidR="005217E0" w:rsidRDefault="005217E0">
          <w:pPr>
            <w:pStyle w:val="TDC1"/>
            <w:tabs>
              <w:tab w:val="left" w:pos="480"/>
              <w:tab w:val="right" w:leader="dot" w:pos="8494"/>
            </w:tabs>
            <w:rPr>
              <w:noProof/>
            </w:rPr>
          </w:pPr>
          <w:hyperlink w:anchor="_Toc184749385" w:history="1">
            <w:r w:rsidRPr="0040522E">
              <w:rPr>
                <w:rStyle w:val="Hipervnculo"/>
                <w:noProof/>
              </w:rPr>
              <w:t>5.</w:t>
            </w:r>
            <w:r>
              <w:rPr>
                <w:noProof/>
              </w:rPr>
              <w:tab/>
            </w:r>
            <w:r w:rsidRPr="0040522E">
              <w:rPr>
                <w:rStyle w:val="Hipervnculo"/>
                <w:noProof/>
              </w:rPr>
              <w:t>Medios</w:t>
            </w:r>
            <w:r>
              <w:rPr>
                <w:noProof/>
                <w:webHidden/>
              </w:rPr>
              <w:tab/>
            </w:r>
            <w:r>
              <w:rPr>
                <w:noProof/>
                <w:webHidden/>
              </w:rPr>
              <w:fldChar w:fldCharType="begin"/>
            </w:r>
            <w:r>
              <w:rPr>
                <w:noProof/>
                <w:webHidden/>
              </w:rPr>
              <w:instrText xml:space="preserve"> PAGEREF _Toc184749385 \h </w:instrText>
            </w:r>
            <w:r>
              <w:rPr>
                <w:noProof/>
                <w:webHidden/>
              </w:rPr>
            </w:r>
            <w:r>
              <w:rPr>
                <w:noProof/>
                <w:webHidden/>
              </w:rPr>
              <w:fldChar w:fldCharType="separate"/>
            </w:r>
            <w:r>
              <w:rPr>
                <w:noProof/>
                <w:webHidden/>
              </w:rPr>
              <w:t>7</w:t>
            </w:r>
            <w:r>
              <w:rPr>
                <w:noProof/>
                <w:webHidden/>
              </w:rPr>
              <w:fldChar w:fldCharType="end"/>
            </w:r>
          </w:hyperlink>
        </w:p>
        <w:p w14:paraId="67EC6AEF" w14:textId="4827ECAC" w:rsidR="005217E0" w:rsidRDefault="005217E0">
          <w:pPr>
            <w:pStyle w:val="TDC1"/>
            <w:tabs>
              <w:tab w:val="left" w:pos="480"/>
              <w:tab w:val="right" w:leader="dot" w:pos="8494"/>
            </w:tabs>
            <w:rPr>
              <w:noProof/>
            </w:rPr>
          </w:pPr>
          <w:hyperlink w:anchor="_Toc184749386" w:history="1">
            <w:r w:rsidRPr="0040522E">
              <w:rPr>
                <w:rStyle w:val="Hipervnculo"/>
                <w:noProof/>
              </w:rPr>
              <w:t>6.</w:t>
            </w:r>
            <w:r>
              <w:rPr>
                <w:noProof/>
              </w:rPr>
              <w:tab/>
            </w:r>
            <w:r w:rsidRPr="0040522E">
              <w:rPr>
                <w:rStyle w:val="Hipervnculo"/>
                <w:noProof/>
              </w:rPr>
              <w:t>Bibliografía</w:t>
            </w:r>
            <w:r>
              <w:rPr>
                <w:noProof/>
                <w:webHidden/>
              </w:rPr>
              <w:tab/>
            </w:r>
            <w:r>
              <w:rPr>
                <w:noProof/>
                <w:webHidden/>
              </w:rPr>
              <w:fldChar w:fldCharType="begin"/>
            </w:r>
            <w:r>
              <w:rPr>
                <w:noProof/>
                <w:webHidden/>
              </w:rPr>
              <w:instrText xml:space="preserve"> PAGEREF _Toc184749386 \h </w:instrText>
            </w:r>
            <w:r>
              <w:rPr>
                <w:noProof/>
                <w:webHidden/>
              </w:rPr>
            </w:r>
            <w:r>
              <w:rPr>
                <w:noProof/>
                <w:webHidden/>
              </w:rPr>
              <w:fldChar w:fldCharType="separate"/>
            </w:r>
            <w:r>
              <w:rPr>
                <w:noProof/>
                <w:webHidden/>
              </w:rPr>
              <w:t>8</w:t>
            </w:r>
            <w:r>
              <w:rPr>
                <w:noProof/>
                <w:webHidden/>
              </w:rPr>
              <w:fldChar w:fldCharType="end"/>
            </w:r>
          </w:hyperlink>
        </w:p>
        <w:p w14:paraId="33699025" w14:textId="3EAF59A0" w:rsidR="005217E0" w:rsidRDefault="005217E0">
          <w:r>
            <w:rPr>
              <w:b/>
              <w:bCs/>
            </w:rPr>
            <w:fldChar w:fldCharType="end"/>
          </w:r>
        </w:p>
      </w:sdtContent>
    </w:sdt>
    <w:p w14:paraId="3C1C04FC" w14:textId="640D28DF" w:rsidR="005217E0" w:rsidRDefault="005217E0">
      <w:pPr>
        <w:spacing w:line="278" w:lineRule="auto"/>
        <w:jc w:val="left"/>
        <w:rPr>
          <w:rFonts w:ascii="Garamond" w:eastAsiaTheme="majorEastAsia" w:hAnsi="Garamond" w:cstheme="majorBidi"/>
          <w:b/>
          <w:color w:val="000000" w:themeColor="text1"/>
          <w:sz w:val="40"/>
          <w:szCs w:val="40"/>
        </w:rPr>
      </w:pPr>
    </w:p>
    <w:p w14:paraId="79EE8211" w14:textId="77777777" w:rsidR="005217E0" w:rsidRDefault="005217E0">
      <w:pPr>
        <w:spacing w:line="278" w:lineRule="auto"/>
        <w:jc w:val="left"/>
        <w:rPr>
          <w:rFonts w:ascii="Garamond" w:eastAsiaTheme="majorEastAsia" w:hAnsi="Garamond" w:cstheme="majorBidi"/>
          <w:b/>
          <w:color w:val="000000" w:themeColor="text1"/>
          <w:sz w:val="40"/>
          <w:szCs w:val="40"/>
        </w:rPr>
      </w:pPr>
      <w:bookmarkStart w:id="0" w:name="_Toc184749381"/>
      <w:r>
        <w:br w:type="page"/>
      </w:r>
    </w:p>
    <w:p w14:paraId="45673785" w14:textId="0C3575A2" w:rsidR="00994E4B" w:rsidRDefault="00D5403A" w:rsidP="00994E4B">
      <w:pPr>
        <w:pStyle w:val="Ttulo1"/>
        <w:numPr>
          <w:ilvl w:val="0"/>
          <w:numId w:val="2"/>
        </w:numPr>
      </w:pPr>
      <w:r>
        <w:t>Introducción</w:t>
      </w:r>
      <w:bookmarkEnd w:id="0"/>
    </w:p>
    <w:p w14:paraId="07FF62A8" w14:textId="48DDF4A0" w:rsidR="00255633" w:rsidRDefault="00255633" w:rsidP="00255633">
      <w:r>
        <w:t xml:space="preserve">El sensado acústico distribuido (DAS) es una tecnología que utiliza fibras ópticas convencionales como sensores distribuidos capaces de detectar vibraciones, tensiones mecánicas y cambios de temperatura locales a lo largo de su longitud. Este tipo de sensado se fundamenta en el efecto Rayleigh, un fenómeno que ocurre debido a pequeñas variaciones del índice de refracción en regiones de la fibra mucho más pequeñas que la longitud de onda de la luz que viaja por su interior. Estas variaciones provocan que una pequeña fracción de la luz enviada por la fibra se disperse hacia atrás, (retrodispersión) </w:t>
      </w:r>
      <w:r w:rsidR="00054C13">
        <w:t>llevando</w:t>
      </w:r>
      <w:r>
        <w:t xml:space="preserve"> consigo información clave sobre las condiciones locales de la fibra.</w:t>
      </w:r>
    </w:p>
    <w:p w14:paraId="0870B9DC" w14:textId="0F0C2A96" w:rsidR="00255633" w:rsidRDefault="00255633" w:rsidP="00255633">
      <w:r>
        <w:t xml:space="preserve">En ausencia de perturbaciones, la envolvente de la luz retrodispersada, conocida como traza, se considera una referencia estable con la que se pueden comparar las trazas obtenidas en otros momentos para identificar cambios en la fibra provocados por tensiones mecánicas o variaciones de temperatura. Además, al conocer la longitud de la fibra y la velocidad de la luz en su interior (determinada por el índice de refracción), es posible localizar la posición de las perturbaciones a lo largo de la fibra. La precisión en esta localización depende del ancho de los pulsos de luz enviados: pulsos más estrechos proporcionan una </w:t>
      </w:r>
      <w:r w:rsidR="00791F49">
        <w:t xml:space="preserve">mejor </w:t>
      </w:r>
      <w:r>
        <w:t>resolución espacial, aunque dificultan la correlación entre las muestras y la traza de referencia.</w:t>
      </w:r>
    </w:p>
    <w:p w14:paraId="210647EC" w14:textId="1DA79C56" w:rsidR="00255633" w:rsidRDefault="006E058A" w:rsidP="00255633">
      <w:r w:rsidRPr="006E058A">
        <w:t>Este enfoque se basa en la técnica de reflectometría óptica en el dominio del tiempo sensible a la fase (phase-OTDR), que permite determinar la posición de las perturbaciones en función del tiempo de propagación de la luz y las variaciones en su fase. Aunque el phase-OTDR ha demostrado ser efectivo para la monitorización distribuida, enfrenta limitaciones importantes, como el fenómeno de fading. Este ocurre cuando las señales retrodispersadas desde diferentes puntos de la fibra interfieren destructivamente, lo que resulta en una pérdida parcial o total de la intensidad detectada. Como consecuencia, se vuelve imposible reconstruir la fase de manera fiable, afectando tanto la sensibilidad como la precisión del sistema DAS.</w:t>
      </w:r>
    </w:p>
    <w:p w14:paraId="271958E9" w14:textId="263EC5D5" w:rsidR="00255633" w:rsidRDefault="00255633" w:rsidP="00255633">
      <w:r>
        <w:t>Para superar estas limitaciones, la técnica de sensado acústico distribuido por pulsos modulados en frecuencia (CP-DAS) introduce pulsos</w:t>
      </w:r>
      <w:ins w:id="1" w:author="Fernández Ruiz María del Rosario" w:date="2024-12-11T09:30:00Z">
        <w:r w:rsidR="005E3477">
          <w:t xml:space="preserve"> </w:t>
        </w:r>
      </w:ins>
      <w:r w:rsidR="005E3477">
        <w:t>con</w:t>
      </w:r>
      <w:r>
        <w:t xml:space="preserve"> chirp, en los que la frecuencia del pulso óptico varía linealmente con el tiempo. Este enfoque permite que las perturbaciones en la fibra se reflejen como desplazamientos temporales en las trazas ópticas, eliminando la dependencia de la fase óptica directa. Al codificar la información en el tiempo, el CP-DAS mitiga los puntos de fading y mejora significativamente la robustez y la sensibilidad del sistema.</w:t>
      </w:r>
    </w:p>
    <w:p w14:paraId="68971FAD" w14:textId="14910653" w:rsidR="000B7358" w:rsidRDefault="00255633" w:rsidP="00255633">
      <w:r>
        <w:t>El CP-DAS ofrece, además, la ventaja de simplificar el procesamiento de señales. En lugar de reconstruir fases en regiones con señales débiles, el desplazamiento temporal inducido por las perturbaciones se mide directamente, lo que facilita el</w:t>
      </w:r>
      <w:r w:rsidR="006E058A">
        <w:t xml:space="preserve"> procesamiento</w:t>
      </w:r>
      <w:r>
        <w:t xml:space="preserve">. </w:t>
      </w:r>
      <w:r w:rsidR="00AE057B" w:rsidRPr="00AE057B">
        <w:t>No obstante, las aplicaciones típicas alcanzan longitudes de hasta cientos de kilómetros y requieren resoluciones espaciales del orden de metros, con frecuencias de adquisición cercanas a 1 kHz. Est</w:t>
      </w:r>
      <w:r w:rsidR="00AE057B">
        <w:t xml:space="preserve">as especificaciones </w:t>
      </w:r>
      <w:r w:rsidR="00AE057B" w:rsidRPr="00AE057B">
        <w:t>imponen estrictas restricciones sobre la latencia máxima del procesamiento, lo que obliga al uso de dispositivos de alto coste, como las unidades de procesamiento gráfico (GPU, Graphics Processing Unit).</w:t>
      </w:r>
    </w:p>
    <w:p w14:paraId="52236B46" w14:textId="77777777" w:rsidR="00D5403A" w:rsidRPr="00D5403A" w:rsidRDefault="00D5403A" w:rsidP="00D5403A"/>
    <w:p w14:paraId="2AA803A5" w14:textId="5BDCDFD1" w:rsidR="00987542" w:rsidRDefault="00D5403A" w:rsidP="00987542">
      <w:pPr>
        <w:pStyle w:val="Ttulo1"/>
        <w:numPr>
          <w:ilvl w:val="0"/>
          <w:numId w:val="2"/>
        </w:numPr>
      </w:pPr>
      <w:bookmarkStart w:id="2" w:name="_Toc184749382"/>
      <w:r>
        <w:t>Objetivos</w:t>
      </w:r>
      <w:bookmarkEnd w:id="2"/>
    </w:p>
    <w:p w14:paraId="21C8E154" w14:textId="0F724999" w:rsidR="00DB2920" w:rsidRPr="00DB2920" w:rsidRDefault="00DB2920" w:rsidP="00DB2920">
      <w:pPr>
        <w:rPr>
          <w:lang w:eastAsia="es-ES"/>
        </w:rPr>
      </w:pPr>
      <w:r w:rsidRPr="00DB2920">
        <w:rPr>
          <w:lang w:eastAsia="es-ES"/>
        </w:rPr>
        <w:t>El objetivo principal de este trabajo es desarrollar un sistema de adquisición y procesamiento de trazas para sensores distribuidos en fibra basados en tecnología CP-DAS, utilizando un</w:t>
      </w:r>
      <w:r w:rsidR="00A94847">
        <w:rPr>
          <w:lang w:eastAsia="es-ES"/>
        </w:rPr>
        <w:t xml:space="preserve"> dispositivo basado en FPGA de</w:t>
      </w:r>
      <w:r w:rsidRPr="00DB2920">
        <w:rPr>
          <w:lang w:eastAsia="es-ES"/>
        </w:rPr>
        <w:t xml:space="preserve"> arquitectura </w:t>
      </w:r>
      <w:r w:rsidRPr="00604E55">
        <w:rPr>
          <w:lang w:eastAsia="es-ES"/>
        </w:rPr>
        <w:t>Radio-Frequency System-on-Chip (RF-SoC).</w:t>
      </w:r>
      <w:r w:rsidRPr="00DB2920">
        <w:rPr>
          <w:lang w:eastAsia="es-ES"/>
        </w:rPr>
        <w:t xml:space="preserve"> Este enfoque busca optimizar el procesamiento de las trazas mediante el diseño de un sistema integrado</w:t>
      </w:r>
      <w:r w:rsidR="00CF1732">
        <w:rPr>
          <w:lang w:eastAsia="es-ES"/>
        </w:rPr>
        <w:t xml:space="preserve"> y </w:t>
      </w:r>
      <w:r w:rsidRPr="00DB2920">
        <w:rPr>
          <w:lang w:eastAsia="es-ES"/>
        </w:rPr>
        <w:t xml:space="preserve">eficiente que </w:t>
      </w:r>
      <w:r w:rsidR="00CF1732">
        <w:rPr>
          <w:lang w:eastAsia="es-ES"/>
        </w:rPr>
        <w:t xml:space="preserve">suponga una alternativa a </w:t>
      </w:r>
      <w:r w:rsidRPr="00DB2920">
        <w:rPr>
          <w:lang w:eastAsia="es-ES"/>
        </w:rPr>
        <w:t>las costosas GPUs tradicionalmente utilizadas para este propósito.</w:t>
      </w:r>
    </w:p>
    <w:p w14:paraId="3279263D" w14:textId="77777777" w:rsidR="00DB2920" w:rsidRPr="00DB2920" w:rsidRDefault="00DB2920" w:rsidP="00DB2920">
      <w:pPr>
        <w:rPr>
          <w:lang w:eastAsia="es-ES"/>
        </w:rPr>
      </w:pPr>
      <w:r w:rsidRPr="00DB2920">
        <w:rPr>
          <w:lang w:eastAsia="es-ES"/>
        </w:rPr>
        <w:t>Para lograr este objetivo general, se plantean los siguientes objetivos específicos:</w:t>
      </w:r>
    </w:p>
    <w:p w14:paraId="6CBCBA04" w14:textId="77777777" w:rsidR="00DB2920" w:rsidRPr="00DB2920" w:rsidRDefault="00DB2920" w:rsidP="00DB2920">
      <w:pPr>
        <w:pStyle w:val="Prrafodelista"/>
        <w:numPr>
          <w:ilvl w:val="0"/>
          <w:numId w:val="8"/>
        </w:numPr>
        <w:rPr>
          <w:lang w:eastAsia="es-ES"/>
        </w:rPr>
      </w:pPr>
      <w:r w:rsidRPr="00DB2920">
        <w:rPr>
          <w:lang w:eastAsia="es-ES"/>
        </w:rPr>
        <w:t>Revisar el estado del arte de la tecnología CP-DAS y comprender en profundidad el método de procesamiento de trazas mediante correlaciones.</w:t>
      </w:r>
    </w:p>
    <w:p w14:paraId="1F390CB6" w14:textId="77777777" w:rsidR="00DB2920" w:rsidRPr="00DB2920" w:rsidRDefault="00DB2920" w:rsidP="00DB2920">
      <w:pPr>
        <w:pStyle w:val="Prrafodelista"/>
        <w:numPr>
          <w:ilvl w:val="0"/>
          <w:numId w:val="8"/>
        </w:numPr>
        <w:rPr>
          <w:lang w:eastAsia="es-ES"/>
        </w:rPr>
      </w:pPr>
      <w:r w:rsidRPr="00DB2920">
        <w:rPr>
          <w:lang w:eastAsia="es-ES"/>
        </w:rPr>
        <w:t>Estudiar las arquitecturas RFSoC disponibles en las FPGA de Xilinx, Inc., con un enfoque particular en los convertidores analógico-digitales (ADC) de alta frecuencia de muestreo y su interacción con la lógica programable.</w:t>
      </w:r>
    </w:p>
    <w:p w14:paraId="6AA97343" w14:textId="77777777" w:rsidR="00DB2920" w:rsidRPr="00DB2920" w:rsidRDefault="00DB2920" w:rsidP="00DB2920">
      <w:pPr>
        <w:pStyle w:val="Prrafodelista"/>
        <w:numPr>
          <w:ilvl w:val="0"/>
          <w:numId w:val="8"/>
        </w:numPr>
        <w:rPr>
          <w:lang w:eastAsia="es-ES"/>
        </w:rPr>
      </w:pPr>
      <w:r w:rsidRPr="00DB2920">
        <w:rPr>
          <w:lang w:eastAsia="es-ES"/>
        </w:rPr>
        <w:t>Diseñar y desarrollar un controlador (</w:t>
      </w:r>
      <w:r w:rsidRPr="00DB2920">
        <w:rPr>
          <w:i/>
          <w:iCs/>
          <w:lang w:eastAsia="es-ES"/>
        </w:rPr>
        <w:t>driver</w:t>
      </w:r>
      <w:r w:rsidRPr="00DB2920">
        <w:rPr>
          <w:lang w:eastAsia="es-ES"/>
        </w:rPr>
        <w:t>) para un ADC de alta tasa de muestreo disponible en la RFSoC, que permita la adquisición eficiente de las trazas.</w:t>
      </w:r>
    </w:p>
    <w:p w14:paraId="01B7C6AF" w14:textId="77777777" w:rsidR="00DB2920" w:rsidRPr="00DB2920" w:rsidRDefault="00DB2920" w:rsidP="00DB2920">
      <w:pPr>
        <w:pStyle w:val="Prrafodelista"/>
        <w:numPr>
          <w:ilvl w:val="0"/>
          <w:numId w:val="8"/>
        </w:numPr>
        <w:rPr>
          <w:lang w:eastAsia="es-ES"/>
        </w:rPr>
      </w:pPr>
      <w:r w:rsidRPr="00DB2920">
        <w:rPr>
          <w:lang w:eastAsia="es-ES"/>
        </w:rPr>
        <w:t>Implementar el procesamiento de trazas mediante ventanas de correlación, utilizando la detección del desplazamiento temporal del patrón de interferencia en relación con una traza de referencia.</w:t>
      </w:r>
    </w:p>
    <w:p w14:paraId="024DC5ED" w14:textId="77777777" w:rsidR="00DB2920" w:rsidRPr="00DB2920" w:rsidRDefault="00DB2920" w:rsidP="00DB2920">
      <w:pPr>
        <w:pStyle w:val="Prrafodelista"/>
        <w:numPr>
          <w:ilvl w:val="0"/>
          <w:numId w:val="8"/>
        </w:numPr>
        <w:rPr>
          <w:lang w:eastAsia="es-ES"/>
        </w:rPr>
      </w:pPr>
      <w:r w:rsidRPr="00DB2920">
        <w:rPr>
          <w:lang w:eastAsia="es-ES"/>
        </w:rPr>
        <w:t>Almacenar en tiempo real, de forma eficiente, los resultados del desplazamiento temporal para permitir una correcta visualización y análisis de los datos.</w:t>
      </w:r>
    </w:p>
    <w:p w14:paraId="7CAEB7DD" w14:textId="77777777" w:rsidR="00DB2920" w:rsidRPr="00DB2920" w:rsidRDefault="00DB2920" w:rsidP="00DB2920">
      <w:pPr>
        <w:pStyle w:val="Prrafodelista"/>
        <w:numPr>
          <w:ilvl w:val="0"/>
          <w:numId w:val="8"/>
        </w:numPr>
        <w:rPr>
          <w:lang w:eastAsia="es-ES"/>
        </w:rPr>
      </w:pPr>
      <w:r w:rsidRPr="00DB2920">
        <w:rPr>
          <w:lang w:eastAsia="es-ES"/>
        </w:rPr>
        <w:t>Evaluar el correcto funcionamiento del sistema de adquisición y procesamiento desarrollado, asegurando su validez y eficiencia para aplicaciones prácticas.</w:t>
      </w:r>
    </w:p>
    <w:p w14:paraId="55D094E9" w14:textId="77777777" w:rsidR="00DB2920" w:rsidRPr="00DB2920" w:rsidRDefault="00DB2920" w:rsidP="00DB2920">
      <w:pPr>
        <w:pStyle w:val="Ttulo1"/>
        <w:numPr>
          <w:ilvl w:val="0"/>
          <w:numId w:val="2"/>
        </w:numPr>
      </w:pPr>
      <w:bookmarkStart w:id="3" w:name="_Toc184749383"/>
      <w:r w:rsidRPr="00DB2920">
        <w:t>Campo de aplicación</w:t>
      </w:r>
      <w:bookmarkEnd w:id="3"/>
    </w:p>
    <w:p w14:paraId="3DED9C1D" w14:textId="7454D56C" w:rsidR="00DB2920" w:rsidRPr="00DB2920" w:rsidRDefault="00DB2920" w:rsidP="00DB2920">
      <w:pPr>
        <w:rPr>
          <w:lang w:eastAsia="es-ES"/>
        </w:rPr>
      </w:pPr>
      <w:r w:rsidRPr="00DB2920">
        <w:rPr>
          <w:lang w:eastAsia="es-ES"/>
        </w:rPr>
        <w:t>El desarrollo de este sistema tiene aplicaciones significativas en sectores donde la monitorización distribuida es crítica</w:t>
      </w:r>
      <w:r>
        <w:rPr>
          <w:lang w:eastAsia="es-ES"/>
        </w:rPr>
        <w:t>, algunos ejemplos son</w:t>
      </w:r>
      <w:r w:rsidRPr="00DB2920">
        <w:rPr>
          <w:lang w:eastAsia="es-ES"/>
        </w:rPr>
        <w:t>:</w:t>
      </w:r>
    </w:p>
    <w:p w14:paraId="5F8AECD5" w14:textId="7BE623B2" w:rsidR="00DB2920" w:rsidRPr="00DB2920" w:rsidRDefault="00DB2920" w:rsidP="00DB2920">
      <w:pPr>
        <w:pStyle w:val="Prrafodelista"/>
        <w:numPr>
          <w:ilvl w:val="0"/>
          <w:numId w:val="10"/>
        </w:numPr>
        <w:rPr>
          <w:lang w:eastAsia="es-ES"/>
        </w:rPr>
      </w:pPr>
      <w:r w:rsidRPr="00DB2920">
        <w:rPr>
          <w:b/>
          <w:bCs/>
          <w:lang w:eastAsia="es-ES"/>
        </w:rPr>
        <w:t>Monitorización de infraestructuras críticas:</w:t>
      </w:r>
      <w:r w:rsidRPr="00DB2920">
        <w:rPr>
          <w:lang w:eastAsia="es-ES"/>
        </w:rPr>
        <w:t xml:space="preserve"> Detección de vibraciones y tensiones en oleoductos, gasoductos, líneas ferroviarias</w:t>
      </w:r>
      <w:r>
        <w:rPr>
          <w:lang w:eastAsia="es-ES"/>
        </w:rPr>
        <w:t xml:space="preserve">, </w:t>
      </w:r>
      <w:r w:rsidRPr="00DB2920">
        <w:rPr>
          <w:lang w:eastAsia="es-ES"/>
        </w:rPr>
        <w:t>puentes</w:t>
      </w:r>
      <w:r>
        <w:rPr>
          <w:lang w:eastAsia="es-ES"/>
        </w:rPr>
        <w:t xml:space="preserve"> y túneles</w:t>
      </w:r>
      <w:r w:rsidRPr="00DB2920">
        <w:rPr>
          <w:lang w:eastAsia="es-ES"/>
        </w:rPr>
        <w:t>.</w:t>
      </w:r>
    </w:p>
    <w:p w14:paraId="6FACA196" w14:textId="6672B99C" w:rsidR="00DB2920" w:rsidRPr="00DB2920" w:rsidRDefault="00DB2920" w:rsidP="00DB2920">
      <w:pPr>
        <w:pStyle w:val="Prrafodelista"/>
        <w:numPr>
          <w:ilvl w:val="0"/>
          <w:numId w:val="10"/>
        </w:numPr>
        <w:rPr>
          <w:lang w:eastAsia="es-ES"/>
        </w:rPr>
      </w:pPr>
      <w:r w:rsidRPr="00DB2920">
        <w:rPr>
          <w:b/>
          <w:bCs/>
          <w:lang w:eastAsia="es-ES"/>
        </w:rPr>
        <w:t>Sismología:</w:t>
      </w:r>
      <w:r w:rsidRPr="00DB2920">
        <w:rPr>
          <w:lang w:eastAsia="es-ES"/>
        </w:rPr>
        <w:t xml:space="preserve"> Registro de ondas sísmicas en tiempo real, </w:t>
      </w:r>
      <w:r w:rsidR="00A94847">
        <w:rPr>
          <w:lang w:eastAsia="es-ES"/>
        </w:rPr>
        <w:t xml:space="preserve">y sistemas de alerta </w:t>
      </w:r>
      <w:r w:rsidRPr="00DB2920">
        <w:rPr>
          <w:lang w:eastAsia="es-ES"/>
        </w:rPr>
        <w:t>temprana</w:t>
      </w:r>
      <w:r>
        <w:rPr>
          <w:lang w:eastAsia="es-ES"/>
        </w:rPr>
        <w:t>.</w:t>
      </w:r>
    </w:p>
    <w:p w14:paraId="4CBFDB25" w14:textId="2F444597" w:rsidR="00DB2920" w:rsidRPr="00DB2920" w:rsidRDefault="00DB2920" w:rsidP="00DB2920">
      <w:pPr>
        <w:pStyle w:val="Prrafodelista"/>
        <w:numPr>
          <w:ilvl w:val="0"/>
          <w:numId w:val="10"/>
        </w:numPr>
        <w:rPr>
          <w:lang w:eastAsia="es-ES"/>
        </w:rPr>
      </w:pPr>
      <w:r w:rsidRPr="00DB2920">
        <w:rPr>
          <w:b/>
          <w:bCs/>
          <w:lang w:eastAsia="es-ES"/>
        </w:rPr>
        <w:t>Seguridad perimetral:</w:t>
      </w:r>
      <w:r w:rsidRPr="00DB2920">
        <w:rPr>
          <w:lang w:eastAsia="es-ES"/>
        </w:rPr>
        <w:t xml:space="preserve"> Detección de intrusiones </w:t>
      </w:r>
      <w:r w:rsidR="00A94847">
        <w:rPr>
          <w:lang w:eastAsia="es-ES"/>
        </w:rPr>
        <w:t>en</w:t>
      </w:r>
      <w:r w:rsidRPr="00DB2920">
        <w:rPr>
          <w:lang w:eastAsia="es-ES"/>
        </w:rPr>
        <w:t xml:space="preserve"> instalaciones.</w:t>
      </w:r>
    </w:p>
    <w:p w14:paraId="240D794B" w14:textId="3BE13FE3" w:rsidR="001C5962" w:rsidRDefault="00A94847" w:rsidP="001C5962">
      <w:pPr>
        <w:rPr>
          <w:lang w:eastAsia="es-ES"/>
        </w:rPr>
      </w:pPr>
      <w:r>
        <w:rPr>
          <w:lang w:eastAsia="es-ES"/>
        </w:rPr>
        <w:t>En general, el desarrollo de esta tecnología</w:t>
      </w:r>
      <w:r w:rsidR="00DB2920" w:rsidRPr="00DB2920">
        <w:rPr>
          <w:lang w:eastAsia="es-ES"/>
        </w:rPr>
        <w:t xml:space="preserve"> permitirá avanzar hacia sistemas de sensado más económicos, escalables y eficientes</w:t>
      </w:r>
      <w:r>
        <w:rPr>
          <w:lang w:eastAsia="es-ES"/>
        </w:rPr>
        <w:t>.</w:t>
      </w:r>
      <w:r w:rsidR="00DB2920" w:rsidRPr="00DB2920">
        <w:rPr>
          <w:lang w:eastAsia="es-ES"/>
        </w:rPr>
        <w:t xml:space="preserve"> </w:t>
      </w:r>
    </w:p>
    <w:p w14:paraId="4B5CA9A0" w14:textId="77777777" w:rsidR="001C5962" w:rsidRDefault="001C5962">
      <w:pPr>
        <w:spacing w:line="278" w:lineRule="auto"/>
        <w:jc w:val="left"/>
        <w:rPr>
          <w:lang w:eastAsia="es-ES"/>
        </w:rPr>
      </w:pPr>
      <w:r>
        <w:rPr>
          <w:lang w:eastAsia="es-ES"/>
        </w:rPr>
        <w:br w:type="page"/>
      </w:r>
    </w:p>
    <w:p w14:paraId="6D00343F" w14:textId="77777777" w:rsidR="001C5962" w:rsidRPr="001C5962" w:rsidRDefault="001C5962" w:rsidP="001C5962">
      <w:pPr>
        <w:rPr>
          <w:lang w:eastAsia="es-ES"/>
        </w:rPr>
      </w:pPr>
    </w:p>
    <w:p w14:paraId="579A0B4B" w14:textId="62F11D92" w:rsidR="009567D6" w:rsidRDefault="00D5403A" w:rsidP="009567D6">
      <w:pPr>
        <w:pStyle w:val="Ttulo1"/>
        <w:numPr>
          <w:ilvl w:val="0"/>
          <w:numId w:val="2"/>
        </w:numPr>
      </w:pPr>
      <w:bookmarkStart w:id="4" w:name="_Toc184749384"/>
      <w:r>
        <w:t>Metodología y plan de trabajo</w:t>
      </w:r>
      <w:bookmarkEnd w:id="4"/>
    </w:p>
    <w:p w14:paraId="62E9D67D" w14:textId="77777777" w:rsidR="005C671A" w:rsidRDefault="005C671A" w:rsidP="005C671A">
      <w:r>
        <w:t>E</w:t>
      </w:r>
      <w:r w:rsidRPr="005C671A">
        <w:t xml:space="preserve">l desarrollo de este trabajo se estructurará en una serie de </w:t>
      </w:r>
      <w:r>
        <w:t>pasos</w:t>
      </w:r>
      <w:r w:rsidRPr="005C671A">
        <w:t xml:space="preserve"> que permitirán abordar los objetivos planteados de manera organizada y efectiva. </w:t>
      </w:r>
    </w:p>
    <w:p w14:paraId="78CB12B6" w14:textId="13194B33" w:rsidR="005C671A" w:rsidRPr="005C671A" w:rsidRDefault="005C671A" w:rsidP="005C671A">
      <w:pPr>
        <w:rPr>
          <w:b/>
          <w:bCs/>
        </w:rPr>
      </w:pPr>
      <w:r w:rsidRPr="005C671A">
        <w:rPr>
          <w:b/>
          <w:bCs/>
        </w:rPr>
        <w:t>Revisión del estado del arte</w:t>
      </w:r>
    </w:p>
    <w:p w14:paraId="2199B99E" w14:textId="3C47396D" w:rsidR="005C671A" w:rsidRPr="005C671A" w:rsidRDefault="005C671A" w:rsidP="005C671A">
      <w:r w:rsidRPr="005C671A">
        <w:t>Aunque el propósito principal es implementar el sistema de adquisición y procesamiento, se dedicarán esfuerzos iniciales a comprender la tecnología CP-DAS en un nivel suficiente para contextualizar y justificar las decisiones de diseño</w:t>
      </w:r>
      <w:r>
        <w:t>. Por ello</w:t>
      </w:r>
      <w:ins w:id="5" w:author="Álvaro Álvaro" w:date="2024-12-11T08:56:00Z">
        <w:r w:rsidR="00CF1732">
          <w:t>,</w:t>
        </w:r>
      </w:ins>
      <w:r>
        <w:t xml:space="preserve"> se realizará</w:t>
      </w:r>
      <w:r w:rsidRPr="005C671A">
        <w:t xml:space="preserve"> de una revisión general sobre la tecnología CP-DAS y los principios básicos que la sustentan, como el efecto Rayleigh, la reflectometría phase-OTDR y los métodos de procesamiento de trazas mediante correlaciones.</w:t>
      </w:r>
    </w:p>
    <w:p w14:paraId="2172B2A6" w14:textId="24D29EEC" w:rsidR="005C671A" w:rsidRDefault="005C671A" w:rsidP="005C671A">
      <w:r>
        <w:t>También será necesario un e</w:t>
      </w:r>
      <w:r w:rsidRPr="005C671A">
        <w:t>studio de las características principales de las arquitecturas RF-SoC</w:t>
      </w:r>
      <w:r>
        <w:t xml:space="preserve"> </w:t>
      </w:r>
      <w:r w:rsidRPr="005C671A">
        <w:t>y su relevancia para la implementación del sistema de adquisición y procesamiento.</w:t>
      </w:r>
    </w:p>
    <w:p w14:paraId="491201DE" w14:textId="77777777" w:rsidR="005C671A" w:rsidRDefault="005C671A" w:rsidP="005C671A">
      <w:pPr>
        <w:rPr>
          <w:b/>
          <w:bCs/>
        </w:rPr>
      </w:pPr>
      <w:r w:rsidRPr="005C671A">
        <w:rPr>
          <w:b/>
          <w:bCs/>
        </w:rPr>
        <w:t>Diseño e implementación</w:t>
      </w:r>
    </w:p>
    <w:p w14:paraId="68CA3C24" w14:textId="23DCFB24" w:rsidR="005C671A" w:rsidRPr="005C671A" w:rsidRDefault="00784FCB" w:rsidP="00784FCB">
      <w:r w:rsidRPr="00784FCB">
        <w:t>Una vez contextualizado el trabajo, se procederá al diseño, definiendo los recursos que se utilizarán, así como los protocolos y buses de comunicación necesarios para la integración. Se desarrollará un controlador para el ADC integrado en la RF-SoC, garantizando una correcta adquisición de las trazas generadas por la fibra óptica. Además, se configurará la memoria DDR para gestionar eficientemente las muestras adquiridas mediante una estructura ping-pong que permita un flujo continuo de datos</w:t>
      </w:r>
      <w:r>
        <w:t xml:space="preserve"> de lectura y escritura simultáneos</w:t>
      </w:r>
      <w:r w:rsidRPr="00784FCB">
        <w:t>. Finalmente, se implementarán los algoritmos de procesamiento, incluyendo el cálculo de la Transformada Rápida de Fourier (FFT)</w:t>
      </w:r>
      <w:r>
        <w:t xml:space="preserve"> de las muestras</w:t>
      </w:r>
      <w:r w:rsidRPr="00784FCB">
        <w:t xml:space="preserve"> y la correlación con </w:t>
      </w:r>
      <w:r>
        <w:t>la FFT de la</w:t>
      </w:r>
      <w:r w:rsidRPr="00784FCB">
        <w:t xml:space="preserve"> traza de referencia.</w:t>
      </w:r>
    </w:p>
    <w:p w14:paraId="023FEBA2" w14:textId="568244CE" w:rsidR="00784FCB" w:rsidRPr="00784FCB" w:rsidRDefault="00784FCB" w:rsidP="00784FCB">
      <w:pPr>
        <w:rPr>
          <w:b/>
          <w:bCs/>
        </w:rPr>
      </w:pPr>
      <w:r w:rsidRPr="00784FCB">
        <w:rPr>
          <w:b/>
          <w:bCs/>
        </w:rPr>
        <w:t>Validación del sistema</w:t>
      </w:r>
    </w:p>
    <w:p w14:paraId="5C1800E9" w14:textId="34074AEE" w:rsidR="00784FCB" w:rsidRDefault="00784FCB" w:rsidP="001C5962">
      <w:r w:rsidRPr="00784FCB">
        <w:t>Evaluación del correcto funcionamiento del sistema implementado, asegurando que los datos adquiridos y procesados cumplan con los requisitos de resolución y latencia definidos.</w:t>
      </w:r>
    </w:p>
    <w:p w14:paraId="756EBAF5" w14:textId="207D6BB7" w:rsidR="001C5962" w:rsidRPr="001C5962" w:rsidRDefault="00784FCB" w:rsidP="00784FCB">
      <w:pPr>
        <w:spacing w:line="278" w:lineRule="auto"/>
        <w:jc w:val="left"/>
      </w:pPr>
      <w:r>
        <w:br w:type="page"/>
      </w:r>
    </w:p>
    <w:p w14:paraId="6B4BF3DE" w14:textId="5157A246" w:rsidR="009567D6" w:rsidRDefault="00D5403A" w:rsidP="009567D6">
      <w:pPr>
        <w:pStyle w:val="Ttulo1"/>
        <w:numPr>
          <w:ilvl w:val="0"/>
          <w:numId w:val="2"/>
        </w:numPr>
      </w:pPr>
      <w:bookmarkStart w:id="6" w:name="_Toc184749385"/>
      <w:r>
        <w:t>Medios</w:t>
      </w:r>
      <w:bookmarkEnd w:id="6"/>
    </w:p>
    <w:p w14:paraId="66259E0B" w14:textId="77777777" w:rsidR="00784FCB" w:rsidRPr="00784FCB" w:rsidRDefault="00784FCB" w:rsidP="00784FCB">
      <w:r w:rsidRPr="00784FCB">
        <w:t>El desarrollo del trabajo propuesto requerirá el uso de los siguientes recursos:</w:t>
      </w:r>
    </w:p>
    <w:p w14:paraId="4C2CEA1B" w14:textId="77777777" w:rsidR="00784FCB" w:rsidRPr="00784FCB" w:rsidRDefault="00784FCB" w:rsidP="00784FCB">
      <w:pPr>
        <w:numPr>
          <w:ilvl w:val="0"/>
          <w:numId w:val="15"/>
        </w:numPr>
      </w:pPr>
      <w:r w:rsidRPr="00784FCB">
        <w:t>Entornos de desarrollo:</w:t>
      </w:r>
    </w:p>
    <w:p w14:paraId="721DED0A" w14:textId="0096E743" w:rsidR="00784FCB" w:rsidRPr="00784FCB" w:rsidRDefault="00784FCB" w:rsidP="00784FCB">
      <w:pPr>
        <w:numPr>
          <w:ilvl w:val="1"/>
          <w:numId w:val="15"/>
        </w:numPr>
      </w:pPr>
      <w:r w:rsidRPr="00784FCB">
        <w:rPr>
          <w:b/>
          <w:bCs/>
        </w:rPr>
        <w:t>Vivado Design Suite:</w:t>
      </w:r>
      <w:r w:rsidRPr="00784FCB">
        <w:t xml:space="preserve"> </w:t>
      </w:r>
      <w:r w:rsidR="00AF7D3A">
        <w:t>Programa para el diseño, síntesis y análisis de circuitos digitales mediante lenguaje de descripción de hardware HDL, en concreto mediante VHDL (Very High-speed Hardware Description Languaje).</w:t>
      </w:r>
    </w:p>
    <w:p w14:paraId="011B93AB" w14:textId="2283F69F" w:rsidR="00784FCB" w:rsidRPr="00784FCB" w:rsidRDefault="00CF1732" w:rsidP="00784FCB">
      <w:pPr>
        <w:numPr>
          <w:ilvl w:val="1"/>
          <w:numId w:val="15"/>
        </w:numPr>
      </w:pPr>
      <w:r>
        <w:rPr>
          <w:b/>
          <w:bCs/>
        </w:rPr>
        <w:t>Vitis</w:t>
      </w:r>
      <w:r w:rsidR="00784FCB" w:rsidRPr="00784FCB">
        <w:rPr>
          <w:b/>
          <w:bCs/>
        </w:rPr>
        <w:t>:</w:t>
      </w:r>
      <w:r w:rsidR="00784FCB" w:rsidRPr="00784FCB">
        <w:t xml:space="preserve"> </w:t>
      </w:r>
      <w:r w:rsidR="00AF7D3A">
        <w:t>Es un paquete del software Vivado p</w:t>
      </w:r>
      <w:r w:rsidR="00784FCB" w:rsidRPr="00784FCB">
        <w:t>ara la programación de lo</w:t>
      </w:r>
      <w:r w:rsidR="00AF7D3A">
        <w:t xml:space="preserve">s procesadores integrados en dispositivos basados en FPGA. Se </w:t>
      </w:r>
      <w:r w:rsidR="00E401EF">
        <w:t>utilizará</w:t>
      </w:r>
      <w:r w:rsidR="00AF7D3A">
        <w:t xml:space="preserve"> para implementar el algoritmo del cálculo de la FFT de las trazas y la correlación con la referencia para medir las perturbaciones en la fibra.</w:t>
      </w:r>
    </w:p>
    <w:p w14:paraId="19FCC47D" w14:textId="77777777" w:rsidR="00784FCB" w:rsidRPr="00784FCB" w:rsidRDefault="00784FCB" w:rsidP="00784FCB">
      <w:pPr>
        <w:numPr>
          <w:ilvl w:val="0"/>
          <w:numId w:val="15"/>
        </w:numPr>
      </w:pPr>
      <w:r w:rsidRPr="00784FCB">
        <w:t>Hardware:</w:t>
      </w:r>
    </w:p>
    <w:p w14:paraId="110AC030" w14:textId="16D4D623" w:rsidR="00784FCB" w:rsidRPr="00784FCB" w:rsidRDefault="00784FCB" w:rsidP="00784FCB">
      <w:pPr>
        <w:numPr>
          <w:ilvl w:val="1"/>
          <w:numId w:val="15"/>
        </w:numPr>
      </w:pPr>
      <w:r w:rsidRPr="00784FCB">
        <w:rPr>
          <w:b/>
          <w:bCs/>
        </w:rPr>
        <w:t>FPGA Zynq UltraScale+ RFSoC:</w:t>
      </w:r>
      <w:r w:rsidRPr="00784FCB">
        <w:t xml:space="preserve"> </w:t>
      </w:r>
      <w:r w:rsidR="00E401EF">
        <w:t>El hardware de destino para la implementación del sistema es una FPGA de la</w:t>
      </w:r>
      <w:r w:rsidRPr="00784FCB">
        <w:t xml:space="preserve"> familia </w:t>
      </w:r>
      <w:r w:rsidR="00E401EF" w:rsidRPr="00784FCB">
        <w:t xml:space="preserve">UltraScale </w:t>
      </w:r>
      <w:r w:rsidR="00E401EF">
        <w:t>con tecnología RFSoC</w:t>
      </w:r>
      <w:r w:rsidRPr="00784FCB">
        <w:t xml:space="preserve"> que integra ADCs de alta frecuencia, lógica programable y procesadores</w:t>
      </w:r>
      <w:r w:rsidR="00E401EF">
        <w:t xml:space="preserve"> con extensiones de cálculo vectorial</w:t>
      </w:r>
      <w:r w:rsidRPr="00784FCB">
        <w:t>, permitiendo la implementación de todo el sistema en un solo dispositivo​.</w:t>
      </w:r>
    </w:p>
    <w:p w14:paraId="647BA912" w14:textId="77777777" w:rsidR="00784FCB" w:rsidRPr="00784FCB" w:rsidRDefault="00784FCB" w:rsidP="00784FCB">
      <w:pPr>
        <w:numPr>
          <w:ilvl w:val="0"/>
          <w:numId w:val="15"/>
        </w:numPr>
      </w:pPr>
      <w:r w:rsidRPr="00784FCB">
        <w:t>Documentación técnica:</w:t>
      </w:r>
    </w:p>
    <w:p w14:paraId="7711FF80" w14:textId="77777777" w:rsidR="00784FCB" w:rsidRPr="00784FCB" w:rsidRDefault="00784FCB" w:rsidP="00784FCB">
      <w:pPr>
        <w:numPr>
          <w:ilvl w:val="1"/>
          <w:numId w:val="15"/>
        </w:numPr>
      </w:pPr>
      <w:r w:rsidRPr="00784FCB">
        <w:rPr>
          <w:b/>
          <w:bCs/>
        </w:rPr>
        <w:t>Hojas de características</w:t>
      </w:r>
      <w:r w:rsidRPr="00784FCB">
        <w:t xml:space="preserve"> del Zynq UltraScale+ RFSoC para consultas sobre especificaciones y capacidades.</w:t>
      </w:r>
    </w:p>
    <w:p w14:paraId="0883BF80" w14:textId="77777777" w:rsidR="00784FCB" w:rsidRPr="00784FCB" w:rsidRDefault="00784FCB" w:rsidP="00784FCB">
      <w:pPr>
        <w:numPr>
          <w:ilvl w:val="1"/>
          <w:numId w:val="15"/>
        </w:numPr>
      </w:pPr>
      <w:r w:rsidRPr="00784FCB">
        <w:rPr>
          <w:b/>
          <w:bCs/>
        </w:rPr>
        <w:t>Manuales de usuario</w:t>
      </w:r>
      <w:r w:rsidRPr="00784FCB">
        <w:t xml:space="preserve"> y guías técnicas relacionadas con Vivado y los módulos de RFSoC.</w:t>
      </w:r>
    </w:p>
    <w:p w14:paraId="4156377D" w14:textId="77777777" w:rsidR="00784FCB" w:rsidRPr="00784FCB" w:rsidRDefault="00784FCB" w:rsidP="00784FCB">
      <w:pPr>
        <w:numPr>
          <w:ilvl w:val="0"/>
          <w:numId w:val="15"/>
        </w:numPr>
      </w:pPr>
      <w:r w:rsidRPr="00784FCB">
        <w:t>Otros:</w:t>
      </w:r>
    </w:p>
    <w:p w14:paraId="239B93C6" w14:textId="6DAA9424" w:rsidR="00784FCB" w:rsidRPr="00784FCB" w:rsidRDefault="00784FCB" w:rsidP="00784FCB">
      <w:pPr>
        <w:numPr>
          <w:ilvl w:val="1"/>
          <w:numId w:val="15"/>
        </w:numPr>
      </w:pPr>
      <w:r w:rsidRPr="00784FCB">
        <w:t>Ordenador</w:t>
      </w:r>
      <w:r w:rsidR="00E401EF">
        <w:t xml:space="preserve"> con las licencias de software necesarias.</w:t>
      </w:r>
    </w:p>
    <w:p w14:paraId="2280D2D8" w14:textId="3540AECF" w:rsidR="00784FCB" w:rsidRPr="00784FCB" w:rsidRDefault="00E401EF" w:rsidP="00784FCB">
      <w:pPr>
        <w:numPr>
          <w:ilvl w:val="1"/>
          <w:numId w:val="15"/>
        </w:numPr>
      </w:pPr>
      <w:r>
        <w:t>O</w:t>
      </w:r>
      <w:r w:rsidR="00784FCB" w:rsidRPr="00784FCB">
        <w:t xml:space="preserve">sciloscopios </w:t>
      </w:r>
      <w:r>
        <w:t>y/o</w:t>
      </w:r>
      <w:r w:rsidR="00784FCB" w:rsidRPr="00784FCB">
        <w:t xml:space="preserve"> generadores de señal, si fueran necesarios para pruebas en hardware.</w:t>
      </w:r>
    </w:p>
    <w:p w14:paraId="60E75FDC" w14:textId="77777777" w:rsidR="00784FCB" w:rsidRPr="00784FCB" w:rsidRDefault="00784FCB" w:rsidP="00784FCB"/>
    <w:p w14:paraId="07F8F95E" w14:textId="77777777" w:rsidR="00784FCB" w:rsidRDefault="00784FCB">
      <w:pPr>
        <w:spacing w:line="278" w:lineRule="auto"/>
        <w:jc w:val="left"/>
        <w:rPr>
          <w:rFonts w:ascii="Garamond" w:eastAsiaTheme="majorEastAsia" w:hAnsi="Garamond" w:cstheme="majorBidi"/>
          <w:b/>
          <w:color w:val="000000" w:themeColor="text1"/>
          <w:sz w:val="40"/>
          <w:szCs w:val="40"/>
        </w:rPr>
      </w:pPr>
      <w:r>
        <w:br w:type="page"/>
      </w:r>
    </w:p>
    <w:p w14:paraId="7586A9B0" w14:textId="5261AB64" w:rsidR="009567D6" w:rsidRPr="009567D6" w:rsidRDefault="009567D6" w:rsidP="001C5962">
      <w:pPr>
        <w:pStyle w:val="Ttulo1"/>
        <w:numPr>
          <w:ilvl w:val="0"/>
          <w:numId w:val="2"/>
        </w:numPr>
      </w:pPr>
      <w:bookmarkStart w:id="7" w:name="_Toc184749386"/>
      <w:r>
        <w:t>Bibliografía</w:t>
      </w:r>
      <w:bookmarkEnd w:id="7"/>
      <w:r>
        <w:t xml:space="preserve"> </w:t>
      </w:r>
    </w:p>
    <w:p w14:paraId="52A77C36" w14:textId="77777777" w:rsidR="002E1B20" w:rsidRPr="005217E0" w:rsidRDefault="002E1B20" w:rsidP="002E1B20">
      <w:pPr>
        <w:rPr>
          <w:lang w:val="en-GB"/>
        </w:rPr>
      </w:pPr>
      <w:r w:rsidRPr="006D6729">
        <w:rPr>
          <w:lang w:val="en-GB"/>
        </w:rPr>
        <w:t>M. Gonzalez-Herraez, M. R. Fernandez-Ruiz, R. Magalhaes, L. Costa, H. F. Martins, C. Becerril, S. Martin-Lopez, E. Williams, Z. Zhan, and R. Vantilho, "Distributed Acoustic Sensing for Seismic Monitoring," in </w:t>
      </w:r>
      <w:r w:rsidRPr="006D6729">
        <w:rPr>
          <w:i/>
          <w:iCs/>
          <w:lang w:val="en-GB"/>
        </w:rPr>
        <w:t>Optical Fiber Communication Conference (OFC) 2021</w:t>
      </w:r>
      <w:r w:rsidRPr="006D6729">
        <w:rPr>
          <w:lang w:val="en-GB"/>
        </w:rPr>
        <w:t xml:space="preserve">, P. Dong, J. Kani, C. Xie, R. Casellas, C. Cole, and M. Li, eds., OSA Technical Digest (Optica Publishing Group, 2021), paper Tu1L.2. </w:t>
      </w:r>
      <w:r w:rsidR="00D034CE">
        <w:fldChar w:fldCharType="begin"/>
      </w:r>
      <w:r w:rsidR="00D034CE" w:rsidRPr="006D6729">
        <w:rPr>
          <w:lang w:val="en-GB"/>
          <w:rPrChange w:id="8" w:author="alex lopez" w:date="2024-12-11T15:54:00Z" w16du:dateUtc="2024-12-11T14:54:00Z">
            <w:rPr/>
          </w:rPrChange>
        </w:rPr>
        <w:instrText xml:space="preserve"> HYPERLINK "https://doi.org/10.1364/OFC.2021.Tu1L.2" </w:instrText>
      </w:r>
      <w:r w:rsidR="00D034CE">
        <w:fldChar w:fldCharType="separate"/>
      </w:r>
      <w:r w:rsidRPr="005217E0">
        <w:rPr>
          <w:rStyle w:val="Hipervnculo"/>
          <w:lang w:val="en-GB"/>
        </w:rPr>
        <w:t>https://doi.org/10.1364/OFC.2021.Tu1L.2</w:t>
      </w:r>
      <w:r w:rsidR="00D034CE">
        <w:rPr>
          <w:rStyle w:val="Hipervnculo"/>
          <w:lang w:val="en-GB"/>
        </w:rPr>
        <w:fldChar w:fldCharType="end"/>
      </w:r>
    </w:p>
    <w:p w14:paraId="0FD5FFB4" w14:textId="77777777" w:rsidR="00784FCB" w:rsidRPr="002E1B20" w:rsidRDefault="00784FCB" w:rsidP="00784FCB">
      <w:pPr>
        <w:rPr>
          <w:lang w:val="en-GB"/>
        </w:rPr>
      </w:pPr>
    </w:p>
    <w:p w14:paraId="744AA0B6" w14:textId="5ACF2F54" w:rsidR="002E1B20" w:rsidRPr="002E1B20" w:rsidRDefault="002E1B20" w:rsidP="00784FCB">
      <w:pPr>
        <w:rPr>
          <w:lang w:val="en-GB"/>
        </w:rPr>
      </w:pPr>
      <w:r w:rsidRPr="002E1B20">
        <w:rPr>
          <w:lang w:val="en-GB"/>
        </w:rPr>
        <w:t>R. Fernández-Ruiz, M.; Costa, L.; F. Martins, H. Distributed Acoustic Sensing Using Chirped-Pulse Phase-Sensitive OTDR Technology. </w:t>
      </w:r>
      <w:r w:rsidRPr="00C61B48">
        <w:rPr>
          <w:i/>
          <w:iCs/>
          <w:lang w:val="en-GB"/>
        </w:rPr>
        <w:t>Sensors</w:t>
      </w:r>
      <w:r w:rsidRPr="00C61B48">
        <w:rPr>
          <w:lang w:val="en-GB"/>
        </w:rPr>
        <w:t> </w:t>
      </w:r>
      <w:r w:rsidRPr="00C61B48">
        <w:rPr>
          <w:b/>
          <w:bCs/>
          <w:lang w:val="en-GB"/>
        </w:rPr>
        <w:t>2019</w:t>
      </w:r>
      <w:r w:rsidRPr="00C61B48">
        <w:rPr>
          <w:lang w:val="en-GB"/>
        </w:rPr>
        <w:t>, </w:t>
      </w:r>
      <w:r w:rsidRPr="00C61B48">
        <w:rPr>
          <w:i/>
          <w:iCs/>
          <w:lang w:val="en-GB"/>
        </w:rPr>
        <w:t>19</w:t>
      </w:r>
      <w:r w:rsidRPr="00C61B48">
        <w:rPr>
          <w:lang w:val="en-GB"/>
        </w:rPr>
        <w:t>, 4368. https://doi.org/10.3390/s19204368</w:t>
      </w:r>
    </w:p>
    <w:p w14:paraId="6BC69351" w14:textId="58C554E1" w:rsidR="002E1B20" w:rsidRPr="002E1B20" w:rsidRDefault="002E1B20" w:rsidP="002E1B20">
      <w:pPr>
        <w:rPr>
          <w:lang w:val="en-GB"/>
        </w:rPr>
      </w:pPr>
      <w:r w:rsidRPr="002E1B20">
        <w:rPr>
          <w:lang w:val="en-GB"/>
        </w:rPr>
        <w:t xml:space="preserve">Dian Chen, Qingwen Liu, Yifan Wang, He Li, and Zuyuan He, "Fiber-optic distributed acoustic sensor based on a chirped pulse and a non-matched filter," Opt. </w:t>
      </w:r>
      <w:r w:rsidRPr="005217E0">
        <w:rPr>
          <w:lang w:val="en-GB"/>
        </w:rPr>
        <w:t xml:space="preserve">Express 27, 29415-29424 (2019). </w:t>
      </w:r>
      <w:r w:rsidR="00D034CE">
        <w:fldChar w:fldCharType="begin"/>
      </w:r>
      <w:r w:rsidR="00D034CE" w:rsidRPr="00CF1732">
        <w:rPr>
          <w:lang w:val="en-GB"/>
          <w:rPrChange w:id="9" w:author="Álvaro Álvaro" w:date="2024-12-11T08:53:00Z">
            <w:rPr/>
          </w:rPrChange>
        </w:rPr>
        <w:instrText xml:space="preserve"> HYPERLINK "https://doi.org/10.1364/OE.27.029415" </w:instrText>
      </w:r>
      <w:r w:rsidR="00D034CE">
        <w:fldChar w:fldCharType="separate"/>
      </w:r>
      <w:r w:rsidRPr="002E1B20">
        <w:rPr>
          <w:rStyle w:val="Hipervnculo"/>
          <w:u w:val="none"/>
          <w:lang w:val="en-GB"/>
        </w:rPr>
        <w:t>https://doi.org/10.1364/OE.27.029415</w:t>
      </w:r>
      <w:r w:rsidR="00D034CE">
        <w:rPr>
          <w:rStyle w:val="Hipervnculo"/>
          <w:u w:val="none"/>
          <w:lang w:val="en-GB"/>
        </w:rPr>
        <w:fldChar w:fldCharType="end"/>
      </w:r>
    </w:p>
    <w:p w14:paraId="2C525ED4" w14:textId="3C0E6E28" w:rsidR="00784FCB" w:rsidRPr="002E1B20" w:rsidRDefault="00784FCB" w:rsidP="00784FCB">
      <w:pPr>
        <w:rPr>
          <w:lang w:val="en-GB"/>
        </w:rPr>
      </w:pPr>
    </w:p>
    <w:p w14:paraId="75B82FF7" w14:textId="3B50340F" w:rsidR="00784FCB" w:rsidRDefault="002E1B20" w:rsidP="002E1B20">
      <w:pPr>
        <w:rPr>
          <w:lang w:val="en-GB"/>
        </w:rPr>
      </w:pPr>
      <w:r w:rsidRPr="002E1B20">
        <w:rPr>
          <w:lang w:val="en-GB"/>
        </w:rPr>
        <w:t>Ji Xiong, Zinan Wang, Jialin Jiang, Bing Han, and Yunjiang Rao, "High sensitivity and large measurable range distributed acoustic sensing with Rayleigh-enhanced fiber," Opt. Lett. 46, 2569-2572 (2021)</w:t>
      </w:r>
      <w:r>
        <w:rPr>
          <w:lang w:val="en-GB"/>
        </w:rPr>
        <w:t>.</w:t>
      </w:r>
      <w:r w:rsidRPr="002E1B20">
        <w:rPr>
          <w:lang w:val="en-GB"/>
        </w:rPr>
        <w:t xml:space="preserve"> </w:t>
      </w:r>
      <w:r w:rsidR="00D034CE">
        <w:fldChar w:fldCharType="begin"/>
      </w:r>
      <w:r w:rsidR="00D034CE" w:rsidRPr="00CF1732">
        <w:rPr>
          <w:lang w:val="en-GB"/>
          <w:rPrChange w:id="10" w:author="Álvaro Álvaro" w:date="2024-12-11T08:53:00Z">
            <w:rPr/>
          </w:rPrChange>
        </w:rPr>
        <w:instrText xml:space="preserve"> HYPERLINK "https://doi.org/10.1364/OL.422046" </w:instrText>
      </w:r>
      <w:r w:rsidR="00D034CE">
        <w:fldChar w:fldCharType="separate"/>
      </w:r>
      <w:r w:rsidRPr="00C61B48">
        <w:rPr>
          <w:rStyle w:val="Hipervnculo"/>
          <w:lang w:val="en-GB"/>
        </w:rPr>
        <w:t>https://doi.org/10.1364/OL.422046</w:t>
      </w:r>
      <w:r w:rsidR="00D034CE">
        <w:rPr>
          <w:rStyle w:val="Hipervnculo"/>
          <w:lang w:val="en-GB"/>
        </w:rPr>
        <w:fldChar w:fldCharType="end"/>
      </w:r>
    </w:p>
    <w:p w14:paraId="3F1D2EC8" w14:textId="77777777" w:rsidR="00C61B48" w:rsidRPr="002E1B20" w:rsidRDefault="00C61B48" w:rsidP="002E1B20">
      <w:pPr>
        <w:rPr>
          <w:lang w:val="en-GB"/>
        </w:rPr>
      </w:pPr>
    </w:p>
    <w:p w14:paraId="30835801" w14:textId="6664925F" w:rsidR="00784FCB" w:rsidRPr="006D6729" w:rsidRDefault="00C61B48" w:rsidP="00784FCB">
      <w:r w:rsidRPr="00C61B48">
        <w:rPr>
          <w:lang w:val="en-GB"/>
        </w:rPr>
        <w:t xml:space="preserve">Zynq UltraScale+ RFSoC Data Sheet: DC and AC Switching Characteristics (DS926), versión 1.12, 16 de mayo de 2023. </w:t>
      </w:r>
      <w:r w:rsidRPr="006D6729">
        <w:t xml:space="preserve">Disponible en: </w:t>
      </w:r>
      <w:hyperlink r:id="rId11" w:history="1">
        <w:r w:rsidRPr="006D6729">
          <w:rPr>
            <w:rStyle w:val="Hipervnculo"/>
          </w:rPr>
          <w:t>https://docs.amd.com/r/en-US/ds926-zynq-ultrascale-plus-rfsoc/DC-Characteristics</w:t>
        </w:r>
      </w:hyperlink>
    </w:p>
    <w:p w14:paraId="41403038" w14:textId="77777777" w:rsidR="00C61B48" w:rsidRPr="006D6729" w:rsidRDefault="00C61B48" w:rsidP="00784FCB"/>
    <w:p w14:paraId="0AF6B2C2" w14:textId="207EB88E" w:rsidR="009567D6" w:rsidRPr="009567D6" w:rsidRDefault="00C61B48" w:rsidP="00784FCB">
      <w:r w:rsidRPr="00C61B48">
        <w:rPr>
          <w:lang w:val="en-GB"/>
        </w:rPr>
        <w:t>UltraFast Design Methodology Guide for FPGAs and SoCs (UG949)</w:t>
      </w:r>
      <w:r>
        <w:rPr>
          <w:lang w:val="en-GB"/>
        </w:rPr>
        <w:t xml:space="preserve">, version </w:t>
      </w:r>
      <w:r w:rsidR="00784FCB" w:rsidRPr="00C61B48">
        <w:rPr>
          <w:lang w:val="en-GB"/>
        </w:rPr>
        <w:t>202</w:t>
      </w:r>
      <w:r w:rsidRPr="00C61B48">
        <w:rPr>
          <w:lang w:val="en-GB"/>
        </w:rPr>
        <w:t>4</w:t>
      </w:r>
      <w:r>
        <w:rPr>
          <w:lang w:val="en-GB"/>
        </w:rPr>
        <w:t>.2</w:t>
      </w:r>
      <w:r w:rsidR="00784FCB" w:rsidRPr="00C61B48">
        <w:rPr>
          <w:lang w:val="en-GB"/>
        </w:rPr>
        <w:t xml:space="preserve">. </w:t>
      </w:r>
      <w:r w:rsidR="00784FCB">
        <w:t>Disponible</w:t>
      </w:r>
      <w:r>
        <w:t xml:space="preserve"> </w:t>
      </w:r>
      <w:r w:rsidR="00784FCB">
        <w:t>en:</w:t>
      </w:r>
      <w:r>
        <w:t xml:space="preserve"> </w:t>
      </w:r>
      <w:hyperlink r:id="rId12" w:history="1">
        <w:r w:rsidRPr="00C61B48">
          <w:rPr>
            <w:rStyle w:val="Hipervnculo"/>
          </w:rPr>
          <w:t>https://docs.amd.com</w:t>
        </w:r>
      </w:hyperlink>
      <w:r>
        <w:t>.</w:t>
      </w:r>
    </w:p>
    <w:sectPr w:rsidR="009567D6" w:rsidRPr="009567D6" w:rsidSect="009567D6">
      <w:headerReference w:type="defaul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9A150F" w14:textId="77777777" w:rsidR="00431B40" w:rsidRDefault="00431B40" w:rsidP="000048F2">
      <w:pPr>
        <w:spacing w:after="0"/>
      </w:pPr>
      <w:r>
        <w:separator/>
      </w:r>
    </w:p>
  </w:endnote>
  <w:endnote w:type="continuationSeparator" w:id="0">
    <w:p w14:paraId="7830DAD4" w14:textId="77777777" w:rsidR="00431B40" w:rsidRDefault="00431B40" w:rsidP="000048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940E23" w14:textId="77777777" w:rsidR="00431B40" w:rsidRDefault="00431B40" w:rsidP="000048F2">
      <w:pPr>
        <w:spacing w:after="0"/>
      </w:pPr>
      <w:r>
        <w:separator/>
      </w:r>
    </w:p>
  </w:footnote>
  <w:footnote w:type="continuationSeparator" w:id="0">
    <w:p w14:paraId="14AFB643" w14:textId="77777777" w:rsidR="00431B40" w:rsidRDefault="00431B40" w:rsidP="000048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8F0F5" w14:textId="1907CF05" w:rsidR="009567D6" w:rsidRDefault="009567D6" w:rsidP="009567D6">
    <w:pPr>
      <w:pStyle w:val="Encabezado"/>
      <w:tabs>
        <w:tab w:val="clear" w:pos="8504"/>
        <w:tab w:val="right" w:pos="9214"/>
      </w:tabs>
      <w:ind w:left="-851" w:right="-852"/>
      <w:jc w:val="center"/>
    </w:pPr>
    <w:r>
      <w:t xml:space="preserve">Anteproyecto TFM </w:t>
    </w:r>
    <w:r>
      <w:tab/>
    </w:r>
    <w:r>
      <w:tab/>
      <w:t>Máster en Ingeniería Electrónica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5589B"/>
    <w:multiLevelType w:val="hybridMultilevel"/>
    <w:tmpl w:val="195429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B946DB9"/>
    <w:multiLevelType w:val="hybridMultilevel"/>
    <w:tmpl w:val="FC54BC4A"/>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3E5A4C"/>
    <w:multiLevelType w:val="multilevel"/>
    <w:tmpl w:val="C7A6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F2984"/>
    <w:multiLevelType w:val="hybridMultilevel"/>
    <w:tmpl w:val="EDFEEA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D22CED"/>
    <w:multiLevelType w:val="multilevel"/>
    <w:tmpl w:val="752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D706D"/>
    <w:multiLevelType w:val="hybridMultilevel"/>
    <w:tmpl w:val="98322D5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D5D7997"/>
    <w:multiLevelType w:val="multilevel"/>
    <w:tmpl w:val="E0D4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E0A46"/>
    <w:multiLevelType w:val="hybridMultilevel"/>
    <w:tmpl w:val="981E611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A0B7AC7"/>
    <w:multiLevelType w:val="hybridMultilevel"/>
    <w:tmpl w:val="4B66FDCA"/>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CB1205F"/>
    <w:multiLevelType w:val="hybridMultilevel"/>
    <w:tmpl w:val="6D54ACA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65906BD"/>
    <w:multiLevelType w:val="hybridMultilevel"/>
    <w:tmpl w:val="BC9A1ACE"/>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7C50FD7"/>
    <w:multiLevelType w:val="multilevel"/>
    <w:tmpl w:val="A402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C824E2"/>
    <w:multiLevelType w:val="multilevel"/>
    <w:tmpl w:val="568A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E4AB7"/>
    <w:multiLevelType w:val="multilevel"/>
    <w:tmpl w:val="270E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36ACE"/>
    <w:multiLevelType w:val="multilevel"/>
    <w:tmpl w:val="686C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370AE"/>
    <w:multiLevelType w:val="multilevel"/>
    <w:tmpl w:val="1156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20351"/>
    <w:multiLevelType w:val="multilevel"/>
    <w:tmpl w:val="EF18F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3539AC"/>
    <w:multiLevelType w:val="hybridMultilevel"/>
    <w:tmpl w:val="72627B2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AEB4DFE"/>
    <w:multiLevelType w:val="multilevel"/>
    <w:tmpl w:val="B5E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947466">
    <w:abstractNumId w:val="7"/>
  </w:num>
  <w:num w:numId="2" w16cid:durableId="1934705776">
    <w:abstractNumId w:val="0"/>
  </w:num>
  <w:num w:numId="3" w16cid:durableId="70086829">
    <w:abstractNumId w:val="15"/>
  </w:num>
  <w:num w:numId="4" w16cid:durableId="2017802275">
    <w:abstractNumId w:val="18"/>
  </w:num>
  <w:num w:numId="5" w16cid:durableId="505363768">
    <w:abstractNumId w:val="3"/>
  </w:num>
  <w:num w:numId="6" w16cid:durableId="333924757">
    <w:abstractNumId w:val="1"/>
  </w:num>
  <w:num w:numId="7" w16cid:durableId="1616406715">
    <w:abstractNumId w:val="5"/>
  </w:num>
  <w:num w:numId="8" w16cid:durableId="1335567446">
    <w:abstractNumId w:val="8"/>
  </w:num>
  <w:num w:numId="9" w16cid:durableId="351537486">
    <w:abstractNumId w:val="17"/>
  </w:num>
  <w:num w:numId="10" w16cid:durableId="499004387">
    <w:abstractNumId w:val="10"/>
  </w:num>
  <w:num w:numId="11" w16cid:durableId="1013844760">
    <w:abstractNumId w:val="6"/>
  </w:num>
  <w:num w:numId="12" w16cid:durableId="1136265454">
    <w:abstractNumId w:val="9"/>
  </w:num>
  <w:num w:numId="13" w16cid:durableId="325087015">
    <w:abstractNumId w:val="2"/>
  </w:num>
  <w:num w:numId="14" w16cid:durableId="1292978002">
    <w:abstractNumId w:val="12"/>
  </w:num>
  <w:num w:numId="15" w16cid:durableId="365568146">
    <w:abstractNumId w:val="16"/>
  </w:num>
  <w:num w:numId="16" w16cid:durableId="1638410219">
    <w:abstractNumId w:val="11"/>
  </w:num>
  <w:num w:numId="17" w16cid:durableId="1366128385">
    <w:abstractNumId w:val="4"/>
  </w:num>
  <w:num w:numId="18" w16cid:durableId="237134793">
    <w:abstractNumId w:val="13"/>
  </w:num>
  <w:num w:numId="19" w16cid:durableId="120031848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ernández Ruiz María del Rosario">
    <w15:presenceInfo w15:providerId="None" w15:userId="Fernández Ruiz María del Rosario"/>
  </w15:person>
  <w15:person w15:author="Álvaro Álvaro">
    <w15:presenceInfo w15:providerId="None" w15:userId="Álvaro Álvaro"/>
  </w15:person>
  <w15:person w15:author="alex lopez">
    <w15:presenceInfo w15:providerId="Windows Live" w15:userId="c860d0de166fea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F25"/>
    <w:rsid w:val="00002D43"/>
    <w:rsid w:val="000048F2"/>
    <w:rsid w:val="00012A85"/>
    <w:rsid w:val="000516F3"/>
    <w:rsid w:val="00054C13"/>
    <w:rsid w:val="000B7358"/>
    <w:rsid w:val="00140A52"/>
    <w:rsid w:val="001415EF"/>
    <w:rsid w:val="00143AE4"/>
    <w:rsid w:val="00175516"/>
    <w:rsid w:val="001A0446"/>
    <w:rsid w:val="001C5962"/>
    <w:rsid w:val="002163BE"/>
    <w:rsid w:val="00255633"/>
    <w:rsid w:val="0025734F"/>
    <w:rsid w:val="002A244A"/>
    <w:rsid w:val="002E1B20"/>
    <w:rsid w:val="002E71F9"/>
    <w:rsid w:val="003128ED"/>
    <w:rsid w:val="0033358F"/>
    <w:rsid w:val="00387F4B"/>
    <w:rsid w:val="003A79B0"/>
    <w:rsid w:val="00431B40"/>
    <w:rsid w:val="00445A3C"/>
    <w:rsid w:val="0045015E"/>
    <w:rsid w:val="004812BF"/>
    <w:rsid w:val="005217E0"/>
    <w:rsid w:val="0055249C"/>
    <w:rsid w:val="00555051"/>
    <w:rsid w:val="0057040C"/>
    <w:rsid w:val="00590D49"/>
    <w:rsid w:val="005A4872"/>
    <w:rsid w:val="005C671A"/>
    <w:rsid w:val="005E3477"/>
    <w:rsid w:val="00604E55"/>
    <w:rsid w:val="00625D2A"/>
    <w:rsid w:val="00626124"/>
    <w:rsid w:val="00684F25"/>
    <w:rsid w:val="00687B9D"/>
    <w:rsid w:val="006B63A6"/>
    <w:rsid w:val="006D6729"/>
    <w:rsid w:val="006E058A"/>
    <w:rsid w:val="00700F8A"/>
    <w:rsid w:val="007447E1"/>
    <w:rsid w:val="00784FCB"/>
    <w:rsid w:val="00791F49"/>
    <w:rsid w:val="007A24F5"/>
    <w:rsid w:val="007B7982"/>
    <w:rsid w:val="007D0203"/>
    <w:rsid w:val="007D1B6C"/>
    <w:rsid w:val="008E5BDD"/>
    <w:rsid w:val="0090285E"/>
    <w:rsid w:val="0093795F"/>
    <w:rsid w:val="00944564"/>
    <w:rsid w:val="00952387"/>
    <w:rsid w:val="009538F7"/>
    <w:rsid w:val="009567D6"/>
    <w:rsid w:val="00987542"/>
    <w:rsid w:val="00994E4B"/>
    <w:rsid w:val="009B409C"/>
    <w:rsid w:val="00A42D70"/>
    <w:rsid w:val="00A94847"/>
    <w:rsid w:val="00AA062E"/>
    <w:rsid w:val="00AA0653"/>
    <w:rsid w:val="00AC0583"/>
    <w:rsid w:val="00AE057B"/>
    <w:rsid w:val="00AF7D3A"/>
    <w:rsid w:val="00B0739E"/>
    <w:rsid w:val="00B71EC3"/>
    <w:rsid w:val="00BB209E"/>
    <w:rsid w:val="00C61776"/>
    <w:rsid w:val="00C61B48"/>
    <w:rsid w:val="00C67357"/>
    <w:rsid w:val="00C77CB2"/>
    <w:rsid w:val="00C856C8"/>
    <w:rsid w:val="00CE680B"/>
    <w:rsid w:val="00CF1732"/>
    <w:rsid w:val="00D034CE"/>
    <w:rsid w:val="00D040C9"/>
    <w:rsid w:val="00D101C0"/>
    <w:rsid w:val="00D138BA"/>
    <w:rsid w:val="00D154CF"/>
    <w:rsid w:val="00D5403A"/>
    <w:rsid w:val="00DA5C67"/>
    <w:rsid w:val="00DB2920"/>
    <w:rsid w:val="00DB2C83"/>
    <w:rsid w:val="00DC7481"/>
    <w:rsid w:val="00E30C23"/>
    <w:rsid w:val="00E314F6"/>
    <w:rsid w:val="00E401EF"/>
    <w:rsid w:val="00E452BF"/>
    <w:rsid w:val="00F77E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0276E"/>
  <w15:chartTrackingRefBased/>
  <w15:docId w15:val="{2B34257C-3C72-4FEA-83FA-F90273175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358"/>
    <w:pPr>
      <w:spacing w:line="240" w:lineRule="auto"/>
      <w:jc w:val="both"/>
    </w:pPr>
    <w:rPr>
      <w:rFonts w:ascii="Calibri" w:hAnsi="Calibri"/>
    </w:rPr>
  </w:style>
  <w:style w:type="paragraph" w:styleId="Ttulo1">
    <w:name w:val="heading 1"/>
    <w:basedOn w:val="Normal"/>
    <w:next w:val="Normal"/>
    <w:link w:val="Ttulo1Car"/>
    <w:uiPriority w:val="9"/>
    <w:qFormat/>
    <w:rsid w:val="00987542"/>
    <w:pPr>
      <w:keepNext/>
      <w:keepLines/>
      <w:spacing w:before="360" w:after="80"/>
      <w:outlineLvl w:val="0"/>
    </w:pPr>
    <w:rPr>
      <w:rFonts w:ascii="Garamond" w:eastAsiaTheme="majorEastAsia" w:hAnsi="Garamond" w:cstheme="majorBidi"/>
      <w:b/>
      <w:color w:val="000000" w:themeColor="text1"/>
      <w:sz w:val="40"/>
      <w:szCs w:val="40"/>
    </w:rPr>
  </w:style>
  <w:style w:type="paragraph" w:styleId="Ttulo2">
    <w:name w:val="heading 2"/>
    <w:basedOn w:val="Normal"/>
    <w:next w:val="Normal"/>
    <w:link w:val="Ttulo2Car"/>
    <w:uiPriority w:val="9"/>
    <w:semiHidden/>
    <w:unhideWhenUsed/>
    <w:qFormat/>
    <w:rsid w:val="00684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4F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4F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4F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4F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4F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4F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4F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7542"/>
    <w:rPr>
      <w:rFonts w:ascii="Garamond" w:eastAsiaTheme="majorEastAsia" w:hAnsi="Garamond" w:cstheme="majorBidi"/>
      <w:b/>
      <w:color w:val="000000" w:themeColor="text1"/>
      <w:sz w:val="40"/>
      <w:szCs w:val="40"/>
    </w:rPr>
  </w:style>
  <w:style w:type="character" w:customStyle="1" w:styleId="Ttulo2Car">
    <w:name w:val="Título 2 Car"/>
    <w:basedOn w:val="Fuentedeprrafopredeter"/>
    <w:link w:val="Ttulo2"/>
    <w:uiPriority w:val="9"/>
    <w:semiHidden/>
    <w:rsid w:val="00684F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4F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4F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4F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4F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4F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4F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4F25"/>
    <w:rPr>
      <w:rFonts w:eastAsiaTheme="majorEastAsia" w:cstheme="majorBidi"/>
      <w:color w:val="272727" w:themeColor="text1" w:themeTint="D8"/>
    </w:rPr>
  </w:style>
  <w:style w:type="paragraph" w:styleId="Ttulo">
    <w:name w:val="Title"/>
    <w:basedOn w:val="Normal"/>
    <w:next w:val="Normal"/>
    <w:link w:val="TtuloCar"/>
    <w:uiPriority w:val="10"/>
    <w:qFormat/>
    <w:rsid w:val="00684F2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4F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4F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4F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4F25"/>
    <w:pPr>
      <w:spacing w:before="160"/>
      <w:jc w:val="center"/>
    </w:pPr>
    <w:rPr>
      <w:i/>
      <w:iCs/>
      <w:color w:val="404040" w:themeColor="text1" w:themeTint="BF"/>
    </w:rPr>
  </w:style>
  <w:style w:type="character" w:customStyle="1" w:styleId="CitaCar">
    <w:name w:val="Cita Car"/>
    <w:basedOn w:val="Fuentedeprrafopredeter"/>
    <w:link w:val="Cita"/>
    <w:uiPriority w:val="29"/>
    <w:rsid w:val="00684F25"/>
    <w:rPr>
      <w:i/>
      <w:iCs/>
      <w:color w:val="404040" w:themeColor="text1" w:themeTint="BF"/>
    </w:rPr>
  </w:style>
  <w:style w:type="paragraph" w:styleId="Prrafodelista">
    <w:name w:val="List Paragraph"/>
    <w:basedOn w:val="Normal"/>
    <w:uiPriority w:val="34"/>
    <w:qFormat/>
    <w:rsid w:val="00684F25"/>
    <w:pPr>
      <w:ind w:left="720"/>
      <w:contextualSpacing/>
    </w:pPr>
  </w:style>
  <w:style w:type="character" w:styleId="nfasisintenso">
    <w:name w:val="Intense Emphasis"/>
    <w:basedOn w:val="Fuentedeprrafopredeter"/>
    <w:uiPriority w:val="21"/>
    <w:qFormat/>
    <w:rsid w:val="00684F25"/>
    <w:rPr>
      <w:i/>
      <w:iCs/>
      <w:color w:val="0F4761" w:themeColor="accent1" w:themeShade="BF"/>
    </w:rPr>
  </w:style>
  <w:style w:type="paragraph" w:styleId="Citadestacada">
    <w:name w:val="Intense Quote"/>
    <w:basedOn w:val="Normal"/>
    <w:next w:val="Normal"/>
    <w:link w:val="CitadestacadaCar"/>
    <w:uiPriority w:val="30"/>
    <w:qFormat/>
    <w:rsid w:val="00684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4F25"/>
    <w:rPr>
      <w:i/>
      <w:iCs/>
      <w:color w:val="0F4761" w:themeColor="accent1" w:themeShade="BF"/>
    </w:rPr>
  </w:style>
  <w:style w:type="character" w:styleId="Referenciaintensa">
    <w:name w:val="Intense Reference"/>
    <w:basedOn w:val="Fuentedeprrafopredeter"/>
    <w:uiPriority w:val="32"/>
    <w:qFormat/>
    <w:rsid w:val="00684F25"/>
    <w:rPr>
      <w:b/>
      <w:bCs/>
      <w:smallCaps/>
      <w:color w:val="0F4761" w:themeColor="accent1" w:themeShade="BF"/>
      <w:spacing w:val="5"/>
    </w:rPr>
  </w:style>
  <w:style w:type="paragraph" w:styleId="Descripcin">
    <w:name w:val="caption"/>
    <w:basedOn w:val="Normal"/>
    <w:next w:val="Normal"/>
    <w:uiPriority w:val="35"/>
    <w:unhideWhenUsed/>
    <w:qFormat/>
    <w:rsid w:val="000048F2"/>
    <w:pPr>
      <w:spacing w:after="200"/>
    </w:pPr>
    <w:rPr>
      <w:i/>
      <w:iCs/>
      <w:color w:val="0E2841" w:themeColor="text2"/>
      <w:sz w:val="18"/>
      <w:szCs w:val="18"/>
    </w:rPr>
  </w:style>
  <w:style w:type="paragraph" w:styleId="Encabezado">
    <w:name w:val="header"/>
    <w:basedOn w:val="Normal"/>
    <w:link w:val="EncabezadoCar"/>
    <w:uiPriority w:val="99"/>
    <w:unhideWhenUsed/>
    <w:rsid w:val="000048F2"/>
    <w:pPr>
      <w:tabs>
        <w:tab w:val="center" w:pos="4252"/>
        <w:tab w:val="right" w:pos="8504"/>
      </w:tabs>
      <w:spacing w:after="0"/>
    </w:pPr>
  </w:style>
  <w:style w:type="character" w:customStyle="1" w:styleId="EncabezadoCar">
    <w:name w:val="Encabezado Car"/>
    <w:basedOn w:val="Fuentedeprrafopredeter"/>
    <w:link w:val="Encabezado"/>
    <w:uiPriority w:val="99"/>
    <w:rsid w:val="000048F2"/>
  </w:style>
  <w:style w:type="paragraph" w:styleId="Piedepgina">
    <w:name w:val="footer"/>
    <w:basedOn w:val="Normal"/>
    <w:link w:val="PiedepginaCar"/>
    <w:uiPriority w:val="99"/>
    <w:unhideWhenUsed/>
    <w:rsid w:val="000048F2"/>
    <w:pPr>
      <w:tabs>
        <w:tab w:val="center" w:pos="4252"/>
        <w:tab w:val="right" w:pos="8504"/>
      </w:tabs>
      <w:spacing w:after="0"/>
    </w:pPr>
  </w:style>
  <w:style w:type="character" w:customStyle="1" w:styleId="PiedepginaCar">
    <w:name w:val="Pie de página Car"/>
    <w:basedOn w:val="Fuentedeprrafopredeter"/>
    <w:link w:val="Piedepgina"/>
    <w:uiPriority w:val="99"/>
    <w:rsid w:val="000048F2"/>
  </w:style>
  <w:style w:type="character" w:styleId="Textodelmarcadordeposicin">
    <w:name w:val="Placeholder Text"/>
    <w:basedOn w:val="Fuentedeprrafopredeter"/>
    <w:uiPriority w:val="99"/>
    <w:semiHidden/>
    <w:rsid w:val="00BB209E"/>
    <w:rPr>
      <w:color w:val="666666"/>
    </w:rPr>
  </w:style>
  <w:style w:type="table" w:styleId="Tablaconcuadrcula">
    <w:name w:val="Table Grid"/>
    <w:basedOn w:val="Tablanormal"/>
    <w:uiPriority w:val="39"/>
    <w:rsid w:val="00DC7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C67357"/>
    <w:pPr>
      <w:spacing w:after="0" w:line="240" w:lineRule="auto"/>
    </w:pPr>
    <w:rPr>
      <w:rFonts w:eastAsiaTheme="minorEastAsia"/>
      <w:kern w:val="0"/>
      <w:sz w:val="22"/>
      <w:szCs w:val="22"/>
      <w:lang w:eastAsia="es-ES"/>
    </w:rPr>
  </w:style>
  <w:style w:type="character" w:customStyle="1" w:styleId="SinespaciadoCar">
    <w:name w:val="Sin espaciado Car"/>
    <w:basedOn w:val="Fuentedeprrafopredeter"/>
    <w:link w:val="Sinespaciado"/>
    <w:uiPriority w:val="1"/>
    <w:rsid w:val="00C67357"/>
    <w:rPr>
      <w:rFonts w:eastAsiaTheme="minorEastAsia"/>
      <w:kern w:val="0"/>
      <w:sz w:val="22"/>
      <w:szCs w:val="22"/>
      <w:lang w:eastAsia="es-ES"/>
    </w:rPr>
  </w:style>
  <w:style w:type="paragraph" w:styleId="Revisin">
    <w:name w:val="Revision"/>
    <w:hidden/>
    <w:uiPriority w:val="99"/>
    <w:semiHidden/>
    <w:rsid w:val="009567D6"/>
    <w:pPr>
      <w:spacing w:after="0" w:line="240" w:lineRule="auto"/>
    </w:pPr>
    <w:rPr>
      <w:rFonts w:ascii="Calibri" w:hAnsi="Calibri"/>
    </w:rPr>
  </w:style>
  <w:style w:type="character" w:styleId="Hipervnculo">
    <w:name w:val="Hyperlink"/>
    <w:basedOn w:val="Fuentedeprrafopredeter"/>
    <w:uiPriority w:val="99"/>
    <w:unhideWhenUsed/>
    <w:rsid w:val="002E1B20"/>
    <w:rPr>
      <w:color w:val="467886" w:themeColor="hyperlink"/>
      <w:u w:val="single"/>
    </w:rPr>
  </w:style>
  <w:style w:type="character" w:customStyle="1" w:styleId="Mencinsinresolver1">
    <w:name w:val="Mención sin resolver1"/>
    <w:basedOn w:val="Fuentedeprrafopredeter"/>
    <w:uiPriority w:val="99"/>
    <w:semiHidden/>
    <w:unhideWhenUsed/>
    <w:rsid w:val="002E1B20"/>
    <w:rPr>
      <w:color w:val="605E5C"/>
      <w:shd w:val="clear" w:color="auto" w:fill="E1DFDD"/>
    </w:rPr>
  </w:style>
  <w:style w:type="character" w:styleId="Hipervnculovisitado">
    <w:name w:val="FollowedHyperlink"/>
    <w:basedOn w:val="Fuentedeprrafopredeter"/>
    <w:uiPriority w:val="99"/>
    <w:semiHidden/>
    <w:unhideWhenUsed/>
    <w:rsid w:val="002E1B20"/>
    <w:rPr>
      <w:color w:val="96607D" w:themeColor="followedHyperlink"/>
      <w:u w:val="single"/>
    </w:rPr>
  </w:style>
  <w:style w:type="paragraph" w:styleId="TtuloTDC">
    <w:name w:val="TOC Heading"/>
    <w:basedOn w:val="Ttulo1"/>
    <w:next w:val="Normal"/>
    <w:uiPriority w:val="39"/>
    <w:unhideWhenUsed/>
    <w:qFormat/>
    <w:rsid w:val="005217E0"/>
    <w:pPr>
      <w:spacing w:before="240" w:after="0" w:line="259" w:lineRule="auto"/>
      <w:jc w:val="left"/>
      <w:outlineLvl w:val="9"/>
    </w:pPr>
    <w:rPr>
      <w:rFonts w:asciiTheme="majorHAnsi" w:hAnsiTheme="majorHAnsi"/>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5217E0"/>
    <w:pPr>
      <w:spacing w:after="100"/>
    </w:pPr>
  </w:style>
  <w:style w:type="paragraph" w:styleId="Textodeglobo">
    <w:name w:val="Balloon Text"/>
    <w:basedOn w:val="Normal"/>
    <w:link w:val="TextodegloboCar"/>
    <w:uiPriority w:val="99"/>
    <w:semiHidden/>
    <w:unhideWhenUsed/>
    <w:rsid w:val="00CF1732"/>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1732"/>
    <w:rPr>
      <w:rFonts w:ascii="Segoe UI" w:hAnsi="Segoe UI" w:cs="Segoe UI"/>
      <w:sz w:val="18"/>
      <w:szCs w:val="18"/>
    </w:rPr>
  </w:style>
  <w:style w:type="character" w:styleId="Refdecomentario">
    <w:name w:val="annotation reference"/>
    <w:basedOn w:val="Fuentedeprrafopredeter"/>
    <w:uiPriority w:val="99"/>
    <w:semiHidden/>
    <w:unhideWhenUsed/>
    <w:rsid w:val="00CF1732"/>
    <w:rPr>
      <w:sz w:val="16"/>
      <w:szCs w:val="16"/>
    </w:rPr>
  </w:style>
  <w:style w:type="paragraph" w:styleId="Textocomentario">
    <w:name w:val="annotation text"/>
    <w:basedOn w:val="Normal"/>
    <w:link w:val="TextocomentarioCar"/>
    <w:uiPriority w:val="99"/>
    <w:semiHidden/>
    <w:unhideWhenUsed/>
    <w:rsid w:val="00CF1732"/>
    <w:rPr>
      <w:sz w:val="20"/>
      <w:szCs w:val="20"/>
    </w:rPr>
  </w:style>
  <w:style w:type="character" w:customStyle="1" w:styleId="TextocomentarioCar">
    <w:name w:val="Texto comentario Car"/>
    <w:basedOn w:val="Fuentedeprrafopredeter"/>
    <w:link w:val="Textocomentario"/>
    <w:uiPriority w:val="99"/>
    <w:semiHidden/>
    <w:rsid w:val="00CF1732"/>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CF1732"/>
    <w:rPr>
      <w:b/>
      <w:bCs/>
    </w:rPr>
  </w:style>
  <w:style w:type="character" w:customStyle="1" w:styleId="AsuntodelcomentarioCar">
    <w:name w:val="Asunto del comentario Car"/>
    <w:basedOn w:val="TextocomentarioCar"/>
    <w:link w:val="Asuntodelcomentario"/>
    <w:uiPriority w:val="99"/>
    <w:semiHidden/>
    <w:rsid w:val="00CF1732"/>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82868">
      <w:bodyDiv w:val="1"/>
      <w:marLeft w:val="0"/>
      <w:marRight w:val="0"/>
      <w:marTop w:val="0"/>
      <w:marBottom w:val="0"/>
      <w:divBdr>
        <w:top w:val="none" w:sz="0" w:space="0" w:color="auto"/>
        <w:left w:val="none" w:sz="0" w:space="0" w:color="auto"/>
        <w:bottom w:val="none" w:sz="0" w:space="0" w:color="auto"/>
        <w:right w:val="none" w:sz="0" w:space="0" w:color="auto"/>
      </w:divBdr>
    </w:div>
    <w:div w:id="32972480">
      <w:bodyDiv w:val="1"/>
      <w:marLeft w:val="0"/>
      <w:marRight w:val="0"/>
      <w:marTop w:val="0"/>
      <w:marBottom w:val="0"/>
      <w:divBdr>
        <w:top w:val="none" w:sz="0" w:space="0" w:color="auto"/>
        <w:left w:val="none" w:sz="0" w:space="0" w:color="auto"/>
        <w:bottom w:val="none" w:sz="0" w:space="0" w:color="auto"/>
        <w:right w:val="none" w:sz="0" w:space="0" w:color="auto"/>
      </w:divBdr>
    </w:div>
    <w:div w:id="59444170">
      <w:bodyDiv w:val="1"/>
      <w:marLeft w:val="0"/>
      <w:marRight w:val="0"/>
      <w:marTop w:val="0"/>
      <w:marBottom w:val="0"/>
      <w:divBdr>
        <w:top w:val="none" w:sz="0" w:space="0" w:color="auto"/>
        <w:left w:val="none" w:sz="0" w:space="0" w:color="auto"/>
        <w:bottom w:val="none" w:sz="0" w:space="0" w:color="auto"/>
        <w:right w:val="none" w:sz="0" w:space="0" w:color="auto"/>
      </w:divBdr>
    </w:div>
    <w:div w:id="82461513">
      <w:bodyDiv w:val="1"/>
      <w:marLeft w:val="0"/>
      <w:marRight w:val="0"/>
      <w:marTop w:val="0"/>
      <w:marBottom w:val="0"/>
      <w:divBdr>
        <w:top w:val="none" w:sz="0" w:space="0" w:color="auto"/>
        <w:left w:val="none" w:sz="0" w:space="0" w:color="auto"/>
        <w:bottom w:val="none" w:sz="0" w:space="0" w:color="auto"/>
        <w:right w:val="none" w:sz="0" w:space="0" w:color="auto"/>
      </w:divBdr>
    </w:div>
    <w:div w:id="175464687">
      <w:bodyDiv w:val="1"/>
      <w:marLeft w:val="0"/>
      <w:marRight w:val="0"/>
      <w:marTop w:val="0"/>
      <w:marBottom w:val="0"/>
      <w:divBdr>
        <w:top w:val="none" w:sz="0" w:space="0" w:color="auto"/>
        <w:left w:val="none" w:sz="0" w:space="0" w:color="auto"/>
        <w:bottom w:val="none" w:sz="0" w:space="0" w:color="auto"/>
        <w:right w:val="none" w:sz="0" w:space="0" w:color="auto"/>
      </w:divBdr>
    </w:div>
    <w:div w:id="178275294">
      <w:bodyDiv w:val="1"/>
      <w:marLeft w:val="0"/>
      <w:marRight w:val="0"/>
      <w:marTop w:val="0"/>
      <w:marBottom w:val="0"/>
      <w:divBdr>
        <w:top w:val="none" w:sz="0" w:space="0" w:color="auto"/>
        <w:left w:val="none" w:sz="0" w:space="0" w:color="auto"/>
        <w:bottom w:val="none" w:sz="0" w:space="0" w:color="auto"/>
        <w:right w:val="none" w:sz="0" w:space="0" w:color="auto"/>
      </w:divBdr>
    </w:div>
    <w:div w:id="234970469">
      <w:bodyDiv w:val="1"/>
      <w:marLeft w:val="0"/>
      <w:marRight w:val="0"/>
      <w:marTop w:val="0"/>
      <w:marBottom w:val="0"/>
      <w:divBdr>
        <w:top w:val="none" w:sz="0" w:space="0" w:color="auto"/>
        <w:left w:val="none" w:sz="0" w:space="0" w:color="auto"/>
        <w:bottom w:val="none" w:sz="0" w:space="0" w:color="auto"/>
        <w:right w:val="none" w:sz="0" w:space="0" w:color="auto"/>
      </w:divBdr>
    </w:div>
    <w:div w:id="601299985">
      <w:bodyDiv w:val="1"/>
      <w:marLeft w:val="0"/>
      <w:marRight w:val="0"/>
      <w:marTop w:val="0"/>
      <w:marBottom w:val="0"/>
      <w:divBdr>
        <w:top w:val="none" w:sz="0" w:space="0" w:color="auto"/>
        <w:left w:val="none" w:sz="0" w:space="0" w:color="auto"/>
        <w:bottom w:val="none" w:sz="0" w:space="0" w:color="auto"/>
        <w:right w:val="none" w:sz="0" w:space="0" w:color="auto"/>
      </w:divBdr>
    </w:div>
    <w:div w:id="651297027">
      <w:bodyDiv w:val="1"/>
      <w:marLeft w:val="0"/>
      <w:marRight w:val="0"/>
      <w:marTop w:val="0"/>
      <w:marBottom w:val="0"/>
      <w:divBdr>
        <w:top w:val="none" w:sz="0" w:space="0" w:color="auto"/>
        <w:left w:val="none" w:sz="0" w:space="0" w:color="auto"/>
        <w:bottom w:val="none" w:sz="0" w:space="0" w:color="auto"/>
        <w:right w:val="none" w:sz="0" w:space="0" w:color="auto"/>
      </w:divBdr>
    </w:div>
    <w:div w:id="674649199">
      <w:bodyDiv w:val="1"/>
      <w:marLeft w:val="0"/>
      <w:marRight w:val="0"/>
      <w:marTop w:val="0"/>
      <w:marBottom w:val="0"/>
      <w:divBdr>
        <w:top w:val="none" w:sz="0" w:space="0" w:color="auto"/>
        <w:left w:val="none" w:sz="0" w:space="0" w:color="auto"/>
        <w:bottom w:val="none" w:sz="0" w:space="0" w:color="auto"/>
        <w:right w:val="none" w:sz="0" w:space="0" w:color="auto"/>
      </w:divBdr>
    </w:div>
    <w:div w:id="755129645">
      <w:bodyDiv w:val="1"/>
      <w:marLeft w:val="0"/>
      <w:marRight w:val="0"/>
      <w:marTop w:val="0"/>
      <w:marBottom w:val="0"/>
      <w:divBdr>
        <w:top w:val="none" w:sz="0" w:space="0" w:color="auto"/>
        <w:left w:val="none" w:sz="0" w:space="0" w:color="auto"/>
        <w:bottom w:val="none" w:sz="0" w:space="0" w:color="auto"/>
        <w:right w:val="none" w:sz="0" w:space="0" w:color="auto"/>
      </w:divBdr>
    </w:div>
    <w:div w:id="800926035">
      <w:bodyDiv w:val="1"/>
      <w:marLeft w:val="0"/>
      <w:marRight w:val="0"/>
      <w:marTop w:val="0"/>
      <w:marBottom w:val="0"/>
      <w:divBdr>
        <w:top w:val="none" w:sz="0" w:space="0" w:color="auto"/>
        <w:left w:val="none" w:sz="0" w:space="0" w:color="auto"/>
        <w:bottom w:val="none" w:sz="0" w:space="0" w:color="auto"/>
        <w:right w:val="none" w:sz="0" w:space="0" w:color="auto"/>
      </w:divBdr>
    </w:div>
    <w:div w:id="892304899">
      <w:bodyDiv w:val="1"/>
      <w:marLeft w:val="0"/>
      <w:marRight w:val="0"/>
      <w:marTop w:val="0"/>
      <w:marBottom w:val="0"/>
      <w:divBdr>
        <w:top w:val="none" w:sz="0" w:space="0" w:color="auto"/>
        <w:left w:val="none" w:sz="0" w:space="0" w:color="auto"/>
        <w:bottom w:val="none" w:sz="0" w:space="0" w:color="auto"/>
        <w:right w:val="none" w:sz="0" w:space="0" w:color="auto"/>
      </w:divBdr>
    </w:div>
    <w:div w:id="908881107">
      <w:bodyDiv w:val="1"/>
      <w:marLeft w:val="0"/>
      <w:marRight w:val="0"/>
      <w:marTop w:val="0"/>
      <w:marBottom w:val="0"/>
      <w:divBdr>
        <w:top w:val="none" w:sz="0" w:space="0" w:color="auto"/>
        <w:left w:val="none" w:sz="0" w:space="0" w:color="auto"/>
        <w:bottom w:val="none" w:sz="0" w:space="0" w:color="auto"/>
        <w:right w:val="none" w:sz="0" w:space="0" w:color="auto"/>
      </w:divBdr>
    </w:div>
    <w:div w:id="919869698">
      <w:bodyDiv w:val="1"/>
      <w:marLeft w:val="0"/>
      <w:marRight w:val="0"/>
      <w:marTop w:val="0"/>
      <w:marBottom w:val="0"/>
      <w:divBdr>
        <w:top w:val="none" w:sz="0" w:space="0" w:color="auto"/>
        <w:left w:val="none" w:sz="0" w:space="0" w:color="auto"/>
        <w:bottom w:val="none" w:sz="0" w:space="0" w:color="auto"/>
        <w:right w:val="none" w:sz="0" w:space="0" w:color="auto"/>
      </w:divBdr>
    </w:div>
    <w:div w:id="940260946">
      <w:bodyDiv w:val="1"/>
      <w:marLeft w:val="0"/>
      <w:marRight w:val="0"/>
      <w:marTop w:val="0"/>
      <w:marBottom w:val="0"/>
      <w:divBdr>
        <w:top w:val="none" w:sz="0" w:space="0" w:color="auto"/>
        <w:left w:val="none" w:sz="0" w:space="0" w:color="auto"/>
        <w:bottom w:val="none" w:sz="0" w:space="0" w:color="auto"/>
        <w:right w:val="none" w:sz="0" w:space="0" w:color="auto"/>
      </w:divBdr>
    </w:div>
    <w:div w:id="978649575">
      <w:bodyDiv w:val="1"/>
      <w:marLeft w:val="0"/>
      <w:marRight w:val="0"/>
      <w:marTop w:val="0"/>
      <w:marBottom w:val="0"/>
      <w:divBdr>
        <w:top w:val="none" w:sz="0" w:space="0" w:color="auto"/>
        <w:left w:val="none" w:sz="0" w:space="0" w:color="auto"/>
        <w:bottom w:val="none" w:sz="0" w:space="0" w:color="auto"/>
        <w:right w:val="none" w:sz="0" w:space="0" w:color="auto"/>
      </w:divBdr>
    </w:div>
    <w:div w:id="1159347205">
      <w:bodyDiv w:val="1"/>
      <w:marLeft w:val="0"/>
      <w:marRight w:val="0"/>
      <w:marTop w:val="0"/>
      <w:marBottom w:val="0"/>
      <w:divBdr>
        <w:top w:val="none" w:sz="0" w:space="0" w:color="auto"/>
        <w:left w:val="none" w:sz="0" w:space="0" w:color="auto"/>
        <w:bottom w:val="none" w:sz="0" w:space="0" w:color="auto"/>
        <w:right w:val="none" w:sz="0" w:space="0" w:color="auto"/>
      </w:divBdr>
    </w:div>
    <w:div w:id="1200509250">
      <w:bodyDiv w:val="1"/>
      <w:marLeft w:val="0"/>
      <w:marRight w:val="0"/>
      <w:marTop w:val="0"/>
      <w:marBottom w:val="0"/>
      <w:divBdr>
        <w:top w:val="none" w:sz="0" w:space="0" w:color="auto"/>
        <w:left w:val="none" w:sz="0" w:space="0" w:color="auto"/>
        <w:bottom w:val="none" w:sz="0" w:space="0" w:color="auto"/>
        <w:right w:val="none" w:sz="0" w:space="0" w:color="auto"/>
      </w:divBdr>
    </w:div>
    <w:div w:id="1286931275">
      <w:bodyDiv w:val="1"/>
      <w:marLeft w:val="0"/>
      <w:marRight w:val="0"/>
      <w:marTop w:val="0"/>
      <w:marBottom w:val="0"/>
      <w:divBdr>
        <w:top w:val="none" w:sz="0" w:space="0" w:color="auto"/>
        <w:left w:val="none" w:sz="0" w:space="0" w:color="auto"/>
        <w:bottom w:val="none" w:sz="0" w:space="0" w:color="auto"/>
        <w:right w:val="none" w:sz="0" w:space="0" w:color="auto"/>
      </w:divBdr>
    </w:div>
    <w:div w:id="1376350481">
      <w:bodyDiv w:val="1"/>
      <w:marLeft w:val="0"/>
      <w:marRight w:val="0"/>
      <w:marTop w:val="0"/>
      <w:marBottom w:val="0"/>
      <w:divBdr>
        <w:top w:val="none" w:sz="0" w:space="0" w:color="auto"/>
        <w:left w:val="none" w:sz="0" w:space="0" w:color="auto"/>
        <w:bottom w:val="none" w:sz="0" w:space="0" w:color="auto"/>
        <w:right w:val="none" w:sz="0" w:space="0" w:color="auto"/>
      </w:divBdr>
    </w:div>
    <w:div w:id="1414861581">
      <w:bodyDiv w:val="1"/>
      <w:marLeft w:val="0"/>
      <w:marRight w:val="0"/>
      <w:marTop w:val="0"/>
      <w:marBottom w:val="0"/>
      <w:divBdr>
        <w:top w:val="none" w:sz="0" w:space="0" w:color="auto"/>
        <w:left w:val="none" w:sz="0" w:space="0" w:color="auto"/>
        <w:bottom w:val="none" w:sz="0" w:space="0" w:color="auto"/>
        <w:right w:val="none" w:sz="0" w:space="0" w:color="auto"/>
      </w:divBdr>
    </w:div>
    <w:div w:id="1417247625">
      <w:bodyDiv w:val="1"/>
      <w:marLeft w:val="0"/>
      <w:marRight w:val="0"/>
      <w:marTop w:val="0"/>
      <w:marBottom w:val="0"/>
      <w:divBdr>
        <w:top w:val="none" w:sz="0" w:space="0" w:color="auto"/>
        <w:left w:val="none" w:sz="0" w:space="0" w:color="auto"/>
        <w:bottom w:val="none" w:sz="0" w:space="0" w:color="auto"/>
        <w:right w:val="none" w:sz="0" w:space="0" w:color="auto"/>
      </w:divBdr>
    </w:div>
    <w:div w:id="1439251140">
      <w:bodyDiv w:val="1"/>
      <w:marLeft w:val="0"/>
      <w:marRight w:val="0"/>
      <w:marTop w:val="0"/>
      <w:marBottom w:val="0"/>
      <w:divBdr>
        <w:top w:val="none" w:sz="0" w:space="0" w:color="auto"/>
        <w:left w:val="none" w:sz="0" w:space="0" w:color="auto"/>
        <w:bottom w:val="none" w:sz="0" w:space="0" w:color="auto"/>
        <w:right w:val="none" w:sz="0" w:space="0" w:color="auto"/>
      </w:divBdr>
    </w:div>
    <w:div w:id="1674844397">
      <w:bodyDiv w:val="1"/>
      <w:marLeft w:val="0"/>
      <w:marRight w:val="0"/>
      <w:marTop w:val="0"/>
      <w:marBottom w:val="0"/>
      <w:divBdr>
        <w:top w:val="none" w:sz="0" w:space="0" w:color="auto"/>
        <w:left w:val="none" w:sz="0" w:space="0" w:color="auto"/>
        <w:bottom w:val="none" w:sz="0" w:space="0" w:color="auto"/>
        <w:right w:val="none" w:sz="0" w:space="0" w:color="auto"/>
      </w:divBdr>
    </w:div>
    <w:div w:id="1706708350">
      <w:bodyDiv w:val="1"/>
      <w:marLeft w:val="0"/>
      <w:marRight w:val="0"/>
      <w:marTop w:val="0"/>
      <w:marBottom w:val="0"/>
      <w:divBdr>
        <w:top w:val="none" w:sz="0" w:space="0" w:color="auto"/>
        <w:left w:val="none" w:sz="0" w:space="0" w:color="auto"/>
        <w:bottom w:val="none" w:sz="0" w:space="0" w:color="auto"/>
        <w:right w:val="none" w:sz="0" w:space="0" w:color="auto"/>
      </w:divBdr>
    </w:div>
    <w:div w:id="1770732074">
      <w:bodyDiv w:val="1"/>
      <w:marLeft w:val="0"/>
      <w:marRight w:val="0"/>
      <w:marTop w:val="0"/>
      <w:marBottom w:val="0"/>
      <w:divBdr>
        <w:top w:val="none" w:sz="0" w:space="0" w:color="auto"/>
        <w:left w:val="none" w:sz="0" w:space="0" w:color="auto"/>
        <w:bottom w:val="none" w:sz="0" w:space="0" w:color="auto"/>
        <w:right w:val="none" w:sz="0" w:space="0" w:color="auto"/>
      </w:divBdr>
    </w:div>
    <w:div w:id="1805387074">
      <w:bodyDiv w:val="1"/>
      <w:marLeft w:val="0"/>
      <w:marRight w:val="0"/>
      <w:marTop w:val="0"/>
      <w:marBottom w:val="0"/>
      <w:divBdr>
        <w:top w:val="none" w:sz="0" w:space="0" w:color="auto"/>
        <w:left w:val="none" w:sz="0" w:space="0" w:color="auto"/>
        <w:bottom w:val="none" w:sz="0" w:space="0" w:color="auto"/>
        <w:right w:val="none" w:sz="0" w:space="0" w:color="auto"/>
      </w:divBdr>
    </w:div>
    <w:div w:id="1872525809">
      <w:bodyDiv w:val="1"/>
      <w:marLeft w:val="0"/>
      <w:marRight w:val="0"/>
      <w:marTop w:val="0"/>
      <w:marBottom w:val="0"/>
      <w:divBdr>
        <w:top w:val="none" w:sz="0" w:space="0" w:color="auto"/>
        <w:left w:val="none" w:sz="0" w:space="0" w:color="auto"/>
        <w:bottom w:val="none" w:sz="0" w:space="0" w:color="auto"/>
        <w:right w:val="none" w:sz="0" w:space="0" w:color="auto"/>
      </w:divBdr>
    </w:div>
    <w:div w:id="1913661186">
      <w:bodyDiv w:val="1"/>
      <w:marLeft w:val="0"/>
      <w:marRight w:val="0"/>
      <w:marTop w:val="0"/>
      <w:marBottom w:val="0"/>
      <w:divBdr>
        <w:top w:val="none" w:sz="0" w:space="0" w:color="auto"/>
        <w:left w:val="none" w:sz="0" w:space="0" w:color="auto"/>
        <w:bottom w:val="none" w:sz="0" w:space="0" w:color="auto"/>
        <w:right w:val="none" w:sz="0" w:space="0" w:color="auto"/>
      </w:divBdr>
    </w:div>
    <w:div w:id="1929344881">
      <w:bodyDiv w:val="1"/>
      <w:marLeft w:val="0"/>
      <w:marRight w:val="0"/>
      <w:marTop w:val="0"/>
      <w:marBottom w:val="0"/>
      <w:divBdr>
        <w:top w:val="none" w:sz="0" w:space="0" w:color="auto"/>
        <w:left w:val="none" w:sz="0" w:space="0" w:color="auto"/>
        <w:bottom w:val="none" w:sz="0" w:space="0" w:color="auto"/>
        <w:right w:val="none" w:sz="0" w:space="0" w:color="auto"/>
      </w:divBdr>
    </w:div>
    <w:div w:id="1973710889">
      <w:bodyDiv w:val="1"/>
      <w:marLeft w:val="0"/>
      <w:marRight w:val="0"/>
      <w:marTop w:val="0"/>
      <w:marBottom w:val="0"/>
      <w:divBdr>
        <w:top w:val="none" w:sz="0" w:space="0" w:color="auto"/>
        <w:left w:val="none" w:sz="0" w:space="0" w:color="auto"/>
        <w:bottom w:val="none" w:sz="0" w:space="0" w:color="auto"/>
        <w:right w:val="none" w:sz="0" w:space="0" w:color="auto"/>
      </w:divBdr>
    </w:div>
    <w:div w:id="1976182698">
      <w:bodyDiv w:val="1"/>
      <w:marLeft w:val="0"/>
      <w:marRight w:val="0"/>
      <w:marTop w:val="0"/>
      <w:marBottom w:val="0"/>
      <w:divBdr>
        <w:top w:val="none" w:sz="0" w:space="0" w:color="auto"/>
        <w:left w:val="none" w:sz="0" w:space="0" w:color="auto"/>
        <w:bottom w:val="none" w:sz="0" w:space="0" w:color="auto"/>
        <w:right w:val="none" w:sz="0" w:space="0" w:color="auto"/>
      </w:divBdr>
    </w:div>
    <w:div w:id="2018725185">
      <w:bodyDiv w:val="1"/>
      <w:marLeft w:val="0"/>
      <w:marRight w:val="0"/>
      <w:marTop w:val="0"/>
      <w:marBottom w:val="0"/>
      <w:divBdr>
        <w:top w:val="none" w:sz="0" w:space="0" w:color="auto"/>
        <w:left w:val="none" w:sz="0" w:space="0" w:color="auto"/>
        <w:bottom w:val="none" w:sz="0" w:space="0" w:color="auto"/>
        <w:right w:val="none" w:sz="0" w:space="0" w:color="auto"/>
      </w:divBdr>
    </w:div>
    <w:div w:id="2094887738">
      <w:bodyDiv w:val="1"/>
      <w:marLeft w:val="0"/>
      <w:marRight w:val="0"/>
      <w:marTop w:val="0"/>
      <w:marBottom w:val="0"/>
      <w:divBdr>
        <w:top w:val="none" w:sz="0" w:space="0" w:color="auto"/>
        <w:left w:val="none" w:sz="0" w:space="0" w:color="auto"/>
        <w:bottom w:val="none" w:sz="0" w:space="0" w:color="auto"/>
        <w:right w:val="none" w:sz="0" w:space="0" w:color="auto"/>
      </w:divBdr>
    </w:div>
    <w:div w:id="212461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cs.amd.com/r/en-US/ug949-vivado-design-methodology/Reference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amd.com/r/en-US/ds926-zynq-ultrascale-plus-rfsoc/DC-Characteristics"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1E12FD675040347A5F8CFD1462C99A8" ma:contentTypeVersion="18" ma:contentTypeDescription="Crear nuevo documento." ma:contentTypeScope="" ma:versionID="122cb1746cf4d76021e47dcf9e147512">
  <xsd:schema xmlns:xsd="http://www.w3.org/2001/XMLSchema" xmlns:xs="http://www.w3.org/2001/XMLSchema" xmlns:p="http://schemas.microsoft.com/office/2006/metadata/properties" xmlns:ns3="a2f0966b-aa54-43f8-bd27-67b04d4fb543" xmlns:ns4="812be0ba-1708-472c-ae16-48b3be481d87" targetNamespace="http://schemas.microsoft.com/office/2006/metadata/properties" ma:root="true" ma:fieldsID="4927114117bdefb97452f19a278fff8b" ns3:_="" ns4:_="">
    <xsd:import namespace="a2f0966b-aa54-43f8-bd27-67b04d4fb543"/>
    <xsd:import namespace="812be0ba-1708-472c-ae16-48b3be481d8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0966b-aa54-43f8-bd27-67b04d4fb54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2be0ba-1708-472c-ae16-48b3be481d87"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2f0966b-aa54-43f8-bd27-67b04d4fb543" xsi:nil="true"/>
  </documentManagement>
</p:properties>
</file>

<file path=customXml/itemProps1.xml><?xml version="1.0" encoding="utf-8"?>
<ds:datastoreItem xmlns:ds="http://schemas.openxmlformats.org/officeDocument/2006/customXml" ds:itemID="{CCD0CEDA-8B55-4128-8262-9B7B22DBCE5F}">
  <ds:schemaRefs>
    <ds:schemaRef ds:uri="http://schemas.microsoft.com/sharepoint/v3/contenttype/forms"/>
  </ds:schemaRefs>
</ds:datastoreItem>
</file>

<file path=customXml/itemProps2.xml><?xml version="1.0" encoding="utf-8"?>
<ds:datastoreItem xmlns:ds="http://schemas.openxmlformats.org/officeDocument/2006/customXml" ds:itemID="{9B9A57C5-540E-4416-8C7D-BD2053A07B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0966b-aa54-43f8-bd27-67b04d4fb543"/>
    <ds:schemaRef ds:uri="812be0ba-1708-472c-ae16-48b3be481d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8336E2-DCA3-4FA5-8CCC-352678AA5C14}">
  <ds:schemaRefs>
    <ds:schemaRef ds:uri="http://schemas.microsoft.com/office/2006/metadata/properties"/>
    <ds:schemaRef ds:uri="http://schemas.microsoft.com/office/infopath/2007/PartnerControls"/>
    <ds:schemaRef ds:uri="a2f0966b-aa54-43f8-bd27-67b04d4fb54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1756</Words>
  <Characters>9664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Sosa Toyos Josué</dc:creator>
  <cp:keywords/>
  <dc:description/>
  <cp:lastModifiedBy>alex lopez</cp:lastModifiedBy>
  <cp:revision>3</cp:revision>
  <dcterms:created xsi:type="dcterms:W3CDTF">2024-12-11T14:57:00Z</dcterms:created>
  <dcterms:modified xsi:type="dcterms:W3CDTF">2024-12-18T16:37:00Z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0x01010031E12FD675040347A5F8CFD1462C99A8</vt:lpwstr>
  </property>
</Properties>
</file>